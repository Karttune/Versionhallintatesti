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HAnsi" w:eastAsiaTheme="majorEastAsia" w:hAnsiTheme="majorHAnsi" w:cstheme="majorBidi"/>
          <w:color w:val="4472C4" w:themeColor="accent1"/>
          <w:sz w:val="32"/>
          <w:szCs w:val="32"/>
          <w:lang w:eastAsia="en-US"/>
        </w:rPr>
        <w:id w:val="-991256394"/>
        <w:docPartObj>
          <w:docPartGallery w:val="Cover Pages"/>
          <w:docPartUnique/>
        </w:docPartObj>
      </w:sdtPr>
      <w:sdtEndPr>
        <w:rPr>
          <w:rFonts w:ascii="Times New Roman" w:eastAsiaTheme="minorHAnsi" w:hAnsi="Times New Roman" w:cstheme="minorBidi"/>
          <w:color w:val="auto"/>
          <w:sz w:val="24"/>
          <w:szCs w:val="22"/>
        </w:rPr>
      </w:sdtEndPr>
      <w:sdtContent>
        <w:p w14:paraId="6467643C" w14:textId="77777777" w:rsidR="0025286C" w:rsidRDefault="0025286C" w:rsidP="0025286C">
          <w:pPr>
            <w:pStyle w:val="NoSpacing"/>
            <w:spacing w:before="1540" w:after="240"/>
            <w:rPr>
              <w:rFonts w:asciiTheme="majorHAnsi" w:eastAsiaTheme="majorEastAsia" w:hAnsiTheme="majorHAnsi" w:cstheme="majorBidi"/>
              <w:color w:val="4472C4" w:themeColor="accent1"/>
              <w:sz w:val="32"/>
              <w:szCs w:val="32"/>
              <w:lang w:eastAsia="en-US"/>
            </w:rPr>
          </w:pPr>
        </w:p>
        <w:sdt>
          <w:sdtPr>
            <w:rPr>
              <w:rFonts w:eastAsiaTheme="minorHAnsi" w:cstheme="minorBidi"/>
              <w:color w:val="auto"/>
              <w:sz w:val="24"/>
              <w:szCs w:val="22"/>
              <w:lang w:val="fi-FI" w:eastAsia="en-US"/>
            </w:rPr>
            <w:id w:val="1431470853"/>
            <w:docPartObj>
              <w:docPartGallery w:val="Table of Contents"/>
              <w:docPartUnique/>
            </w:docPartObj>
          </w:sdtPr>
          <w:sdtEndPr>
            <w:rPr>
              <w:b/>
              <w:bCs/>
            </w:rPr>
          </w:sdtEndPr>
          <w:sdtContent>
            <w:p w14:paraId="6D7D3C6B" w14:textId="77777777" w:rsidR="0025286C" w:rsidRDefault="0025286C">
              <w:pPr>
                <w:pStyle w:val="TOCHeading"/>
              </w:pPr>
              <w:r>
                <w:rPr>
                  <w:lang w:val="fi-FI"/>
                </w:rPr>
                <w:t>Sisällysluettelo</w:t>
              </w:r>
            </w:p>
            <w:p w14:paraId="35683B69" w14:textId="21F357B5" w:rsidR="003F282C" w:rsidRDefault="0025286C">
              <w:pPr>
                <w:pStyle w:val="TOC1"/>
                <w:tabs>
                  <w:tab w:val="right" w:leader="dot" w:pos="9060"/>
                </w:tabs>
                <w:rPr>
                  <w:rFonts w:asciiTheme="minorHAnsi" w:eastAsiaTheme="minorEastAsia" w:hAnsiTheme="minorHAnsi"/>
                  <w:noProof/>
                  <w:sz w:val="22"/>
                  <w:lang w:eastAsia="en-GB"/>
                </w:rPr>
              </w:pPr>
              <w:r>
                <w:rPr>
                  <w:b/>
                  <w:bCs/>
                  <w:lang w:val="fi-FI"/>
                </w:rPr>
                <w:fldChar w:fldCharType="begin"/>
              </w:r>
              <w:r>
                <w:rPr>
                  <w:b/>
                  <w:bCs/>
                  <w:lang w:val="fi-FI"/>
                </w:rPr>
                <w:instrText xml:space="preserve"> TOC \o "1-3" \h \z \u </w:instrText>
              </w:r>
              <w:r>
                <w:rPr>
                  <w:b/>
                  <w:bCs/>
                  <w:lang w:val="fi-FI"/>
                </w:rPr>
                <w:fldChar w:fldCharType="separate"/>
              </w:r>
              <w:hyperlink w:anchor="_Toc532849125" w:history="1">
                <w:r w:rsidR="003F282C" w:rsidRPr="0024188D">
                  <w:rPr>
                    <w:rStyle w:val="Hyperlink"/>
                    <w:noProof/>
                    <w:lang w:val="fi-FI"/>
                  </w:rPr>
                  <w:t>1. Johdanto</w:t>
                </w:r>
                <w:r w:rsidR="003F282C">
                  <w:rPr>
                    <w:noProof/>
                    <w:webHidden/>
                  </w:rPr>
                  <w:tab/>
                </w:r>
                <w:r w:rsidR="003F282C">
                  <w:rPr>
                    <w:noProof/>
                    <w:webHidden/>
                  </w:rPr>
                  <w:fldChar w:fldCharType="begin"/>
                </w:r>
                <w:r w:rsidR="003F282C">
                  <w:rPr>
                    <w:noProof/>
                    <w:webHidden/>
                  </w:rPr>
                  <w:instrText xml:space="preserve"> PAGEREF _Toc532849125 \h </w:instrText>
                </w:r>
                <w:r w:rsidR="003F282C">
                  <w:rPr>
                    <w:noProof/>
                    <w:webHidden/>
                  </w:rPr>
                </w:r>
                <w:r w:rsidR="003F282C">
                  <w:rPr>
                    <w:noProof/>
                    <w:webHidden/>
                  </w:rPr>
                  <w:fldChar w:fldCharType="separate"/>
                </w:r>
                <w:r w:rsidR="00A773F4">
                  <w:rPr>
                    <w:noProof/>
                    <w:webHidden/>
                  </w:rPr>
                  <w:t>1</w:t>
                </w:r>
                <w:r w:rsidR="003F282C">
                  <w:rPr>
                    <w:noProof/>
                    <w:webHidden/>
                  </w:rPr>
                  <w:fldChar w:fldCharType="end"/>
                </w:r>
              </w:hyperlink>
            </w:p>
            <w:p w14:paraId="7ABC0282" w14:textId="4DC134E5" w:rsidR="003F282C" w:rsidRDefault="001C497B">
              <w:pPr>
                <w:pStyle w:val="TOC1"/>
                <w:tabs>
                  <w:tab w:val="right" w:leader="dot" w:pos="9060"/>
                </w:tabs>
                <w:rPr>
                  <w:rFonts w:asciiTheme="minorHAnsi" w:eastAsiaTheme="minorEastAsia" w:hAnsiTheme="minorHAnsi"/>
                  <w:noProof/>
                  <w:sz w:val="22"/>
                  <w:lang w:eastAsia="en-GB"/>
                </w:rPr>
              </w:pPr>
              <w:hyperlink w:anchor="_Toc532849126" w:history="1">
                <w:r w:rsidR="003F282C" w:rsidRPr="0024188D">
                  <w:rPr>
                    <w:rStyle w:val="Hyperlink"/>
                    <w:noProof/>
                    <w:lang w:val="fi-FI"/>
                  </w:rPr>
                  <w:t>2. Esiaste-mRNA ja lähetti-RNA</w:t>
                </w:r>
                <w:r w:rsidR="003F282C">
                  <w:rPr>
                    <w:noProof/>
                    <w:webHidden/>
                  </w:rPr>
                  <w:tab/>
                </w:r>
                <w:r w:rsidR="003F282C">
                  <w:rPr>
                    <w:noProof/>
                    <w:webHidden/>
                  </w:rPr>
                  <w:fldChar w:fldCharType="begin"/>
                </w:r>
                <w:r w:rsidR="003F282C">
                  <w:rPr>
                    <w:noProof/>
                    <w:webHidden/>
                  </w:rPr>
                  <w:instrText xml:space="preserve"> PAGEREF _Toc532849126 \h </w:instrText>
                </w:r>
                <w:r w:rsidR="003F282C">
                  <w:rPr>
                    <w:noProof/>
                    <w:webHidden/>
                  </w:rPr>
                </w:r>
                <w:r w:rsidR="003F282C">
                  <w:rPr>
                    <w:noProof/>
                    <w:webHidden/>
                  </w:rPr>
                  <w:fldChar w:fldCharType="separate"/>
                </w:r>
                <w:r w:rsidR="00A773F4">
                  <w:rPr>
                    <w:noProof/>
                    <w:webHidden/>
                  </w:rPr>
                  <w:t>1</w:t>
                </w:r>
                <w:r w:rsidR="003F282C">
                  <w:rPr>
                    <w:noProof/>
                    <w:webHidden/>
                  </w:rPr>
                  <w:fldChar w:fldCharType="end"/>
                </w:r>
              </w:hyperlink>
            </w:p>
            <w:p w14:paraId="19B92D7D" w14:textId="7B2C2F19" w:rsidR="003F282C" w:rsidRDefault="001C497B">
              <w:pPr>
                <w:pStyle w:val="TOC1"/>
                <w:tabs>
                  <w:tab w:val="right" w:leader="dot" w:pos="9060"/>
                </w:tabs>
                <w:rPr>
                  <w:rFonts w:asciiTheme="minorHAnsi" w:eastAsiaTheme="minorEastAsia" w:hAnsiTheme="minorHAnsi"/>
                  <w:noProof/>
                  <w:sz w:val="22"/>
                  <w:lang w:eastAsia="en-GB"/>
                </w:rPr>
              </w:pPr>
              <w:hyperlink w:anchor="_Toc532849127" w:history="1">
                <w:r w:rsidR="003F282C" w:rsidRPr="0024188D">
                  <w:rPr>
                    <w:rStyle w:val="Hyperlink"/>
                    <w:noProof/>
                    <w:lang w:val="fi-FI"/>
                  </w:rPr>
                  <w:t>3. Silmukointi ja spliseosomit</w:t>
                </w:r>
                <w:r w:rsidR="003F282C">
                  <w:rPr>
                    <w:noProof/>
                    <w:webHidden/>
                  </w:rPr>
                  <w:tab/>
                </w:r>
                <w:r w:rsidR="003F282C">
                  <w:rPr>
                    <w:noProof/>
                    <w:webHidden/>
                  </w:rPr>
                  <w:fldChar w:fldCharType="begin"/>
                </w:r>
                <w:r w:rsidR="003F282C">
                  <w:rPr>
                    <w:noProof/>
                    <w:webHidden/>
                  </w:rPr>
                  <w:instrText xml:space="preserve"> PAGEREF _Toc532849127 \h </w:instrText>
                </w:r>
                <w:r w:rsidR="003F282C">
                  <w:rPr>
                    <w:noProof/>
                    <w:webHidden/>
                  </w:rPr>
                </w:r>
                <w:r w:rsidR="003F282C">
                  <w:rPr>
                    <w:noProof/>
                    <w:webHidden/>
                  </w:rPr>
                  <w:fldChar w:fldCharType="separate"/>
                </w:r>
                <w:r w:rsidR="00A773F4">
                  <w:rPr>
                    <w:noProof/>
                    <w:webHidden/>
                  </w:rPr>
                  <w:t>2</w:t>
                </w:r>
                <w:r w:rsidR="003F282C">
                  <w:rPr>
                    <w:noProof/>
                    <w:webHidden/>
                  </w:rPr>
                  <w:fldChar w:fldCharType="end"/>
                </w:r>
              </w:hyperlink>
            </w:p>
            <w:p w14:paraId="7012DC6A" w14:textId="4E44D65F" w:rsidR="003F282C" w:rsidRDefault="001C497B">
              <w:pPr>
                <w:pStyle w:val="TOC2"/>
                <w:tabs>
                  <w:tab w:val="right" w:leader="dot" w:pos="9060"/>
                </w:tabs>
                <w:rPr>
                  <w:rFonts w:asciiTheme="minorHAnsi" w:eastAsiaTheme="minorEastAsia" w:hAnsiTheme="minorHAnsi"/>
                  <w:noProof/>
                  <w:sz w:val="22"/>
                  <w:lang w:eastAsia="en-GB"/>
                </w:rPr>
              </w:pPr>
              <w:hyperlink w:anchor="_Toc532849128" w:history="1">
                <w:r w:rsidR="003F282C" w:rsidRPr="0024188D">
                  <w:rPr>
                    <w:rStyle w:val="Hyperlink"/>
                    <w:noProof/>
                    <w:lang w:val="fi-FI"/>
                  </w:rPr>
                  <w:t>3.1 Silmukoinnin vaiheet</w:t>
                </w:r>
                <w:r w:rsidR="003F282C">
                  <w:rPr>
                    <w:noProof/>
                    <w:webHidden/>
                  </w:rPr>
                  <w:tab/>
                </w:r>
                <w:r w:rsidR="003F282C">
                  <w:rPr>
                    <w:noProof/>
                    <w:webHidden/>
                  </w:rPr>
                  <w:fldChar w:fldCharType="begin"/>
                </w:r>
                <w:r w:rsidR="003F282C">
                  <w:rPr>
                    <w:noProof/>
                    <w:webHidden/>
                  </w:rPr>
                  <w:instrText xml:space="preserve"> PAGEREF _Toc532849128 \h </w:instrText>
                </w:r>
                <w:r w:rsidR="003F282C">
                  <w:rPr>
                    <w:noProof/>
                    <w:webHidden/>
                  </w:rPr>
                </w:r>
                <w:r w:rsidR="003F282C">
                  <w:rPr>
                    <w:noProof/>
                    <w:webHidden/>
                  </w:rPr>
                  <w:fldChar w:fldCharType="separate"/>
                </w:r>
                <w:r w:rsidR="00A773F4">
                  <w:rPr>
                    <w:noProof/>
                    <w:webHidden/>
                  </w:rPr>
                  <w:t>3</w:t>
                </w:r>
                <w:r w:rsidR="003F282C">
                  <w:rPr>
                    <w:noProof/>
                    <w:webHidden/>
                  </w:rPr>
                  <w:fldChar w:fldCharType="end"/>
                </w:r>
              </w:hyperlink>
            </w:p>
            <w:p w14:paraId="1E9EBDB4" w14:textId="6AC360E8" w:rsidR="003F282C" w:rsidRDefault="001C497B">
              <w:pPr>
                <w:pStyle w:val="TOC2"/>
                <w:tabs>
                  <w:tab w:val="right" w:leader="dot" w:pos="9060"/>
                </w:tabs>
                <w:rPr>
                  <w:rFonts w:asciiTheme="minorHAnsi" w:eastAsiaTheme="minorEastAsia" w:hAnsiTheme="minorHAnsi"/>
                  <w:noProof/>
                  <w:sz w:val="22"/>
                  <w:lang w:eastAsia="en-GB"/>
                </w:rPr>
              </w:pPr>
              <w:hyperlink w:anchor="_Toc532849129" w:history="1">
                <w:r w:rsidR="003F282C" w:rsidRPr="0024188D">
                  <w:rPr>
                    <w:rStyle w:val="Hyperlink"/>
                    <w:noProof/>
                    <w:lang w:val="fi-FI"/>
                  </w:rPr>
                  <w:t>3.2 Vaihtoehtoinen silmukointi</w:t>
                </w:r>
                <w:r w:rsidR="003F282C">
                  <w:rPr>
                    <w:noProof/>
                    <w:webHidden/>
                  </w:rPr>
                  <w:tab/>
                </w:r>
                <w:r w:rsidR="003F282C">
                  <w:rPr>
                    <w:noProof/>
                    <w:webHidden/>
                  </w:rPr>
                  <w:fldChar w:fldCharType="begin"/>
                </w:r>
                <w:r w:rsidR="003F282C">
                  <w:rPr>
                    <w:noProof/>
                    <w:webHidden/>
                  </w:rPr>
                  <w:instrText xml:space="preserve"> PAGEREF _Toc532849129 \h </w:instrText>
                </w:r>
                <w:r w:rsidR="003F282C">
                  <w:rPr>
                    <w:noProof/>
                    <w:webHidden/>
                  </w:rPr>
                </w:r>
                <w:r w:rsidR="003F282C">
                  <w:rPr>
                    <w:noProof/>
                    <w:webHidden/>
                  </w:rPr>
                  <w:fldChar w:fldCharType="separate"/>
                </w:r>
                <w:r w:rsidR="00A773F4">
                  <w:rPr>
                    <w:noProof/>
                    <w:webHidden/>
                  </w:rPr>
                  <w:t>4</w:t>
                </w:r>
                <w:r w:rsidR="003F282C">
                  <w:rPr>
                    <w:noProof/>
                    <w:webHidden/>
                  </w:rPr>
                  <w:fldChar w:fldCharType="end"/>
                </w:r>
              </w:hyperlink>
            </w:p>
            <w:p w14:paraId="4AE06B25" w14:textId="40E3FCBB" w:rsidR="003F282C" w:rsidRDefault="001C497B">
              <w:pPr>
                <w:pStyle w:val="TOC1"/>
                <w:tabs>
                  <w:tab w:val="right" w:leader="dot" w:pos="9060"/>
                </w:tabs>
                <w:rPr>
                  <w:rFonts w:asciiTheme="minorHAnsi" w:eastAsiaTheme="minorEastAsia" w:hAnsiTheme="minorHAnsi"/>
                  <w:noProof/>
                  <w:sz w:val="22"/>
                  <w:lang w:eastAsia="en-GB"/>
                </w:rPr>
              </w:pPr>
              <w:hyperlink w:anchor="_Toc532849130" w:history="1">
                <w:r w:rsidR="003F282C" w:rsidRPr="0024188D">
                  <w:rPr>
                    <w:rStyle w:val="Hyperlink"/>
                    <w:noProof/>
                    <w:lang w:val="fi-FI"/>
                  </w:rPr>
                  <w:t>4. Silmukoinnin tautimekanismit</w:t>
                </w:r>
                <w:r w:rsidR="003F282C">
                  <w:rPr>
                    <w:noProof/>
                    <w:webHidden/>
                  </w:rPr>
                  <w:tab/>
                </w:r>
                <w:r w:rsidR="003F282C">
                  <w:rPr>
                    <w:noProof/>
                    <w:webHidden/>
                  </w:rPr>
                  <w:fldChar w:fldCharType="begin"/>
                </w:r>
                <w:r w:rsidR="003F282C">
                  <w:rPr>
                    <w:noProof/>
                    <w:webHidden/>
                  </w:rPr>
                  <w:instrText xml:space="preserve"> PAGEREF _Toc532849130 \h </w:instrText>
                </w:r>
                <w:r w:rsidR="003F282C">
                  <w:rPr>
                    <w:noProof/>
                    <w:webHidden/>
                  </w:rPr>
                </w:r>
                <w:r w:rsidR="003F282C">
                  <w:rPr>
                    <w:noProof/>
                    <w:webHidden/>
                  </w:rPr>
                  <w:fldChar w:fldCharType="separate"/>
                </w:r>
                <w:r w:rsidR="00A773F4">
                  <w:rPr>
                    <w:noProof/>
                    <w:webHidden/>
                  </w:rPr>
                  <w:t>5</w:t>
                </w:r>
                <w:r w:rsidR="003F282C">
                  <w:rPr>
                    <w:noProof/>
                    <w:webHidden/>
                  </w:rPr>
                  <w:fldChar w:fldCharType="end"/>
                </w:r>
              </w:hyperlink>
            </w:p>
            <w:p w14:paraId="1E7B5298" w14:textId="538BECB2" w:rsidR="003F282C" w:rsidRDefault="001C497B">
              <w:pPr>
                <w:pStyle w:val="TOC1"/>
                <w:tabs>
                  <w:tab w:val="right" w:leader="dot" w:pos="9060"/>
                </w:tabs>
                <w:rPr>
                  <w:rFonts w:asciiTheme="minorHAnsi" w:eastAsiaTheme="minorEastAsia" w:hAnsiTheme="minorHAnsi"/>
                  <w:noProof/>
                  <w:sz w:val="22"/>
                  <w:lang w:eastAsia="en-GB"/>
                </w:rPr>
              </w:pPr>
              <w:hyperlink w:anchor="_Toc532849131" w:history="1">
                <w:r w:rsidR="003F282C" w:rsidRPr="0024188D">
                  <w:rPr>
                    <w:rStyle w:val="Hyperlink"/>
                    <w:noProof/>
                    <w:lang w:val="fi-FI"/>
                  </w:rPr>
                  <w:t xml:space="preserve">5. Mutaatiot </w:t>
                </w:r>
                <w:r w:rsidR="003F282C" w:rsidRPr="0024188D">
                  <w:rPr>
                    <w:rStyle w:val="Hyperlink"/>
                    <w:i/>
                    <w:noProof/>
                    <w:lang w:val="fi-FI"/>
                  </w:rPr>
                  <w:t>cis</w:t>
                </w:r>
                <w:r w:rsidR="003F282C" w:rsidRPr="0024188D">
                  <w:rPr>
                    <w:rStyle w:val="Hyperlink"/>
                    <w:noProof/>
                    <w:lang w:val="fi-FI"/>
                  </w:rPr>
                  <w:t>-regulatorisissa elementeissä</w:t>
                </w:r>
                <w:r w:rsidR="003F282C">
                  <w:rPr>
                    <w:noProof/>
                    <w:webHidden/>
                  </w:rPr>
                  <w:tab/>
                </w:r>
                <w:r w:rsidR="003F282C">
                  <w:rPr>
                    <w:noProof/>
                    <w:webHidden/>
                  </w:rPr>
                  <w:fldChar w:fldCharType="begin"/>
                </w:r>
                <w:r w:rsidR="003F282C">
                  <w:rPr>
                    <w:noProof/>
                    <w:webHidden/>
                  </w:rPr>
                  <w:instrText xml:space="preserve"> PAGEREF _Toc532849131 \h </w:instrText>
                </w:r>
                <w:r w:rsidR="003F282C">
                  <w:rPr>
                    <w:noProof/>
                    <w:webHidden/>
                  </w:rPr>
                </w:r>
                <w:r w:rsidR="003F282C">
                  <w:rPr>
                    <w:noProof/>
                    <w:webHidden/>
                  </w:rPr>
                  <w:fldChar w:fldCharType="separate"/>
                </w:r>
                <w:r w:rsidR="00A773F4">
                  <w:rPr>
                    <w:noProof/>
                    <w:webHidden/>
                  </w:rPr>
                  <w:t>6</w:t>
                </w:r>
                <w:r w:rsidR="003F282C">
                  <w:rPr>
                    <w:noProof/>
                    <w:webHidden/>
                  </w:rPr>
                  <w:fldChar w:fldCharType="end"/>
                </w:r>
              </w:hyperlink>
            </w:p>
            <w:p w14:paraId="7C1C5720" w14:textId="4F2D8F68" w:rsidR="003F282C" w:rsidRDefault="001C497B">
              <w:pPr>
                <w:pStyle w:val="TOC2"/>
                <w:tabs>
                  <w:tab w:val="right" w:leader="dot" w:pos="9060"/>
                </w:tabs>
                <w:rPr>
                  <w:rFonts w:asciiTheme="minorHAnsi" w:eastAsiaTheme="minorEastAsia" w:hAnsiTheme="minorHAnsi"/>
                  <w:noProof/>
                  <w:sz w:val="22"/>
                  <w:lang w:eastAsia="en-GB"/>
                </w:rPr>
              </w:pPr>
              <w:hyperlink w:anchor="_Toc532849132" w:history="1">
                <w:r w:rsidR="003F282C" w:rsidRPr="0024188D">
                  <w:rPr>
                    <w:rStyle w:val="Hyperlink"/>
                    <w:noProof/>
                    <w:lang w:val="fi-FI"/>
                  </w:rPr>
                  <w:t>5.1 Familiaalinen dysautonomia (tyypin I mutaatio)</w:t>
                </w:r>
                <w:r w:rsidR="003F282C">
                  <w:rPr>
                    <w:noProof/>
                    <w:webHidden/>
                  </w:rPr>
                  <w:tab/>
                </w:r>
                <w:r w:rsidR="003F282C">
                  <w:rPr>
                    <w:noProof/>
                    <w:webHidden/>
                  </w:rPr>
                  <w:fldChar w:fldCharType="begin"/>
                </w:r>
                <w:r w:rsidR="003F282C">
                  <w:rPr>
                    <w:noProof/>
                    <w:webHidden/>
                  </w:rPr>
                  <w:instrText xml:space="preserve"> PAGEREF _Toc532849132 \h </w:instrText>
                </w:r>
                <w:r w:rsidR="003F282C">
                  <w:rPr>
                    <w:noProof/>
                    <w:webHidden/>
                  </w:rPr>
                </w:r>
                <w:r w:rsidR="003F282C">
                  <w:rPr>
                    <w:noProof/>
                    <w:webHidden/>
                  </w:rPr>
                  <w:fldChar w:fldCharType="separate"/>
                </w:r>
                <w:r w:rsidR="00A773F4">
                  <w:rPr>
                    <w:noProof/>
                    <w:webHidden/>
                  </w:rPr>
                  <w:t>6</w:t>
                </w:r>
                <w:r w:rsidR="003F282C">
                  <w:rPr>
                    <w:noProof/>
                    <w:webHidden/>
                  </w:rPr>
                  <w:fldChar w:fldCharType="end"/>
                </w:r>
              </w:hyperlink>
            </w:p>
            <w:p w14:paraId="66475285" w14:textId="2D4248CE" w:rsidR="003F282C" w:rsidRDefault="001C497B">
              <w:pPr>
                <w:pStyle w:val="TOC2"/>
                <w:tabs>
                  <w:tab w:val="right" w:leader="dot" w:pos="9060"/>
                </w:tabs>
                <w:rPr>
                  <w:rFonts w:asciiTheme="minorHAnsi" w:eastAsiaTheme="minorEastAsia" w:hAnsiTheme="minorHAnsi"/>
                  <w:noProof/>
                  <w:sz w:val="22"/>
                  <w:lang w:eastAsia="en-GB"/>
                </w:rPr>
              </w:pPr>
              <w:hyperlink w:anchor="_Toc532849133" w:history="1">
                <w:r w:rsidR="003F282C" w:rsidRPr="0024188D">
                  <w:rPr>
                    <w:rStyle w:val="Hyperlink"/>
                    <w:noProof/>
                    <w:lang w:val="fi-FI"/>
                  </w:rPr>
                  <w:t>5.2 Kystinen fibroosi (tyypin II ja tyypin IV mutaatiot)</w:t>
                </w:r>
                <w:r w:rsidR="003F282C">
                  <w:rPr>
                    <w:noProof/>
                    <w:webHidden/>
                  </w:rPr>
                  <w:tab/>
                </w:r>
                <w:r w:rsidR="003F282C">
                  <w:rPr>
                    <w:noProof/>
                    <w:webHidden/>
                  </w:rPr>
                  <w:fldChar w:fldCharType="begin"/>
                </w:r>
                <w:r w:rsidR="003F282C">
                  <w:rPr>
                    <w:noProof/>
                    <w:webHidden/>
                  </w:rPr>
                  <w:instrText xml:space="preserve"> PAGEREF _Toc532849133 \h </w:instrText>
                </w:r>
                <w:r w:rsidR="003F282C">
                  <w:rPr>
                    <w:noProof/>
                    <w:webHidden/>
                  </w:rPr>
                </w:r>
                <w:r w:rsidR="003F282C">
                  <w:rPr>
                    <w:noProof/>
                    <w:webHidden/>
                  </w:rPr>
                  <w:fldChar w:fldCharType="separate"/>
                </w:r>
                <w:r w:rsidR="00A773F4">
                  <w:rPr>
                    <w:noProof/>
                    <w:webHidden/>
                  </w:rPr>
                  <w:t>7</w:t>
                </w:r>
                <w:r w:rsidR="003F282C">
                  <w:rPr>
                    <w:noProof/>
                    <w:webHidden/>
                  </w:rPr>
                  <w:fldChar w:fldCharType="end"/>
                </w:r>
              </w:hyperlink>
            </w:p>
            <w:p w14:paraId="5935A7BC" w14:textId="22E23431" w:rsidR="003F282C" w:rsidRDefault="001C497B">
              <w:pPr>
                <w:pStyle w:val="TOC2"/>
                <w:tabs>
                  <w:tab w:val="right" w:leader="dot" w:pos="9060"/>
                </w:tabs>
                <w:rPr>
                  <w:rFonts w:asciiTheme="minorHAnsi" w:eastAsiaTheme="minorEastAsia" w:hAnsiTheme="minorHAnsi"/>
                  <w:noProof/>
                  <w:sz w:val="22"/>
                  <w:lang w:eastAsia="en-GB"/>
                </w:rPr>
              </w:pPr>
              <w:hyperlink w:anchor="_Toc532849134" w:history="1">
                <w:r w:rsidR="003F282C" w:rsidRPr="0024188D">
                  <w:rPr>
                    <w:rStyle w:val="Hyperlink"/>
                    <w:noProof/>
                    <w:lang w:val="fi-FI"/>
                  </w:rPr>
                  <w:t>5.3 Hutchinson-Gilfordin syndrooma (tyypin III mutaatio)</w:t>
                </w:r>
                <w:r w:rsidR="003F282C">
                  <w:rPr>
                    <w:noProof/>
                    <w:webHidden/>
                  </w:rPr>
                  <w:tab/>
                </w:r>
                <w:r w:rsidR="003F282C">
                  <w:rPr>
                    <w:noProof/>
                    <w:webHidden/>
                  </w:rPr>
                  <w:fldChar w:fldCharType="begin"/>
                </w:r>
                <w:r w:rsidR="003F282C">
                  <w:rPr>
                    <w:noProof/>
                    <w:webHidden/>
                  </w:rPr>
                  <w:instrText xml:space="preserve"> PAGEREF _Toc532849134 \h </w:instrText>
                </w:r>
                <w:r w:rsidR="003F282C">
                  <w:rPr>
                    <w:noProof/>
                    <w:webHidden/>
                  </w:rPr>
                </w:r>
                <w:r w:rsidR="003F282C">
                  <w:rPr>
                    <w:noProof/>
                    <w:webHidden/>
                  </w:rPr>
                  <w:fldChar w:fldCharType="separate"/>
                </w:r>
                <w:r w:rsidR="00A773F4">
                  <w:rPr>
                    <w:noProof/>
                    <w:webHidden/>
                  </w:rPr>
                  <w:t>7</w:t>
                </w:r>
                <w:r w:rsidR="003F282C">
                  <w:rPr>
                    <w:noProof/>
                    <w:webHidden/>
                  </w:rPr>
                  <w:fldChar w:fldCharType="end"/>
                </w:r>
              </w:hyperlink>
            </w:p>
            <w:p w14:paraId="7A70B4F4" w14:textId="1E44C2D5" w:rsidR="003F282C" w:rsidRDefault="001C497B">
              <w:pPr>
                <w:pStyle w:val="TOC2"/>
                <w:tabs>
                  <w:tab w:val="right" w:leader="dot" w:pos="9060"/>
                </w:tabs>
                <w:rPr>
                  <w:rFonts w:asciiTheme="minorHAnsi" w:eastAsiaTheme="minorEastAsia" w:hAnsiTheme="minorHAnsi"/>
                  <w:noProof/>
                  <w:sz w:val="22"/>
                  <w:lang w:eastAsia="en-GB"/>
                </w:rPr>
              </w:pPr>
              <w:hyperlink w:anchor="_Toc532849135" w:history="1">
                <w:r w:rsidR="003F282C" w:rsidRPr="0024188D">
                  <w:rPr>
                    <w:rStyle w:val="Hyperlink"/>
                    <w:noProof/>
                    <w:lang w:val="fi-FI"/>
                  </w:rPr>
                  <w:t xml:space="preserve">5.3.1 Muut </w:t>
                </w:r>
                <w:r w:rsidR="003F282C" w:rsidRPr="0024188D">
                  <w:rPr>
                    <w:rStyle w:val="Hyperlink"/>
                    <w:i/>
                    <w:noProof/>
                    <w:lang w:val="fi-FI"/>
                  </w:rPr>
                  <w:t>LMNA</w:t>
                </w:r>
                <w:r w:rsidR="003F282C" w:rsidRPr="0024188D">
                  <w:rPr>
                    <w:rStyle w:val="Hyperlink"/>
                    <w:noProof/>
                    <w:lang w:val="fi-FI"/>
                  </w:rPr>
                  <w:t>-geenistä johtuvat sairaudet</w:t>
                </w:r>
                <w:r w:rsidR="003F282C">
                  <w:rPr>
                    <w:noProof/>
                    <w:webHidden/>
                  </w:rPr>
                  <w:tab/>
                </w:r>
                <w:r w:rsidR="003F282C">
                  <w:rPr>
                    <w:noProof/>
                    <w:webHidden/>
                  </w:rPr>
                  <w:fldChar w:fldCharType="begin"/>
                </w:r>
                <w:r w:rsidR="003F282C">
                  <w:rPr>
                    <w:noProof/>
                    <w:webHidden/>
                  </w:rPr>
                  <w:instrText xml:space="preserve"> PAGEREF _Toc532849135 \h </w:instrText>
                </w:r>
                <w:r w:rsidR="003F282C">
                  <w:rPr>
                    <w:noProof/>
                    <w:webHidden/>
                  </w:rPr>
                </w:r>
                <w:r w:rsidR="003F282C">
                  <w:rPr>
                    <w:noProof/>
                    <w:webHidden/>
                  </w:rPr>
                  <w:fldChar w:fldCharType="separate"/>
                </w:r>
                <w:r w:rsidR="00A773F4">
                  <w:rPr>
                    <w:noProof/>
                    <w:webHidden/>
                  </w:rPr>
                  <w:t>8</w:t>
                </w:r>
                <w:r w:rsidR="003F282C">
                  <w:rPr>
                    <w:noProof/>
                    <w:webHidden/>
                  </w:rPr>
                  <w:fldChar w:fldCharType="end"/>
                </w:r>
              </w:hyperlink>
            </w:p>
            <w:p w14:paraId="50DAF6CA" w14:textId="633D8AFD" w:rsidR="003F282C" w:rsidRDefault="001C497B">
              <w:pPr>
                <w:pStyle w:val="TOC2"/>
                <w:tabs>
                  <w:tab w:val="right" w:leader="dot" w:pos="9060"/>
                </w:tabs>
                <w:rPr>
                  <w:rFonts w:asciiTheme="minorHAnsi" w:eastAsiaTheme="minorEastAsia" w:hAnsiTheme="minorHAnsi"/>
                  <w:noProof/>
                  <w:sz w:val="22"/>
                  <w:lang w:eastAsia="en-GB"/>
                </w:rPr>
              </w:pPr>
              <w:hyperlink w:anchor="_Toc532849136" w:history="1">
                <w:r w:rsidR="003F282C" w:rsidRPr="0024188D">
                  <w:rPr>
                    <w:rStyle w:val="Hyperlink"/>
                    <w:noProof/>
                    <w:lang w:val="fi-FI"/>
                  </w:rPr>
                  <w:t>5.4 Spinaalinen lihasatrofia (tyypin V mutaatio)</w:t>
                </w:r>
                <w:r w:rsidR="003F282C">
                  <w:rPr>
                    <w:noProof/>
                    <w:webHidden/>
                  </w:rPr>
                  <w:tab/>
                </w:r>
                <w:r w:rsidR="003F282C">
                  <w:rPr>
                    <w:noProof/>
                    <w:webHidden/>
                  </w:rPr>
                  <w:fldChar w:fldCharType="begin"/>
                </w:r>
                <w:r w:rsidR="003F282C">
                  <w:rPr>
                    <w:noProof/>
                    <w:webHidden/>
                  </w:rPr>
                  <w:instrText xml:space="preserve"> PAGEREF _Toc532849136 \h </w:instrText>
                </w:r>
                <w:r w:rsidR="003F282C">
                  <w:rPr>
                    <w:noProof/>
                    <w:webHidden/>
                  </w:rPr>
                </w:r>
                <w:r w:rsidR="003F282C">
                  <w:rPr>
                    <w:noProof/>
                    <w:webHidden/>
                  </w:rPr>
                  <w:fldChar w:fldCharType="separate"/>
                </w:r>
                <w:r w:rsidR="00A773F4">
                  <w:rPr>
                    <w:noProof/>
                    <w:webHidden/>
                  </w:rPr>
                  <w:t>9</w:t>
                </w:r>
                <w:r w:rsidR="003F282C">
                  <w:rPr>
                    <w:noProof/>
                    <w:webHidden/>
                  </w:rPr>
                  <w:fldChar w:fldCharType="end"/>
                </w:r>
              </w:hyperlink>
            </w:p>
            <w:p w14:paraId="7B3A90DA" w14:textId="5B09AB82" w:rsidR="003F282C" w:rsidRDefault="001C497B">
              <w:pPr>
                <w:pStyle w:val="TOC1"/>
                <w:tabs>
                  <w:tab w:val="right" w:leader="dot" w:pos="9060"/>
                </w:tabs>
                <w:rPr>
                  <w:rFonts w:asciiTheme="minorHAnsi" w:eastAsiaTheme="minorEastAsia" w:hAnsiTheme="minorHAnsi"/>
                  <w:noProof/>
                  <w:sz w:val="22"/>
                  <w:lang w:eastAsia="en-GB"/>
                </w:rPr>
              </w:pPr>
              <w:hyperlink w:anchor="_Toc532849137" w:history="1">
                <w:r w:rsidR="003F282C" w:rsidRPr="0024188D">
                  <w:rPr>
                    <w:rStyle w:val="Hyperlink"/>
                    <w:noProof/>
                    <w:lang w:val="fi-FI"/>
                  </w:rPr>
                  <w:t>6. Muut silmukoinnin sairaudet</w:t>
                </w:r>
                <w:r w:rsidR="003F282C">
                  <w:rPr>
                    <w:noProof/>
                    <w:webHidden/>
                  </w:rPr>
                  <w:tab/>
                </w:r>
                <w:r w:rsidR="003F282C">
                  <w:rPr>
                    <w:noProof/>
                    <w:webHidden/>
                  </w:rPr>
                  <w:fldChar w:fldCharType="begin"/>
                </w:r>
                <w:r w:rsidR="003F282C">
                  <w:rPr>
                    <w:noProof/>
                    <w:webHidden/>
                  </w:rPr>
                  <w:instrText xml:space="preserve"> PAGEREF _Toc532849137 \h </w:instrText>
                </w:r>
                <w:r w:rsidR="003F282C">
                  <w:rPr>
                    <w:noProof/>
                    <w:webHidden/>
                  </w:rPr>
                </w:r>
                <w:r w:rsidR="003F282C">
                  <w:rPr>
                    <w:noProof/>
                    <w:webHidden/>
                  </w:rPr>
                  <w:fldChar w:fldCharType="separate"/>
                </w:r>
                <w:r w:rsidR="00A773F4">
                  <w:rPr>
                    <w:noProof/>
                    <w:webHidden/>
                  </w:rPr>
                  <w:t>10</w:t>
                </w:r>
                <w:r w:rsidR="003F282C">
                  <w:rPr>
                    <w:noProof/>
                    <w:webHidden/>
                  </w:rPr>
                  <w:fldChar w:fldCharType="end"/>
                </w:r>
              </w:hyperlink>
            </w:p>
            <w:p w14:paraId="10D3E380" w14:textId="778447DA" w:rsidR="003F282C" w:rsidRDefault="001C497B">
              <w:pPr>
                <w:pStyle w:val="TOC2"/>
                <w:tabs>
                  <w:tab w:val="right" w:leader="dot" w:pos="9060"/>
                </w:tabs>
                <w:rPr>
                  <w:rFonts w:asciiTheme="minorHAnsi" w:eastAsiaTheme="minorEastAsia" w:hAnsiTheme="minorHAnsi"/>
                  <w:noProof/>
                  <w:sz w:val="22"/>
                  <w:lang w:eastAsia="en-GB"/>
                </w:rPr>
              </w:pPr>
              <w:hyperlink w:anchor="_Toc532849138" w:history="1">
                <w:r w:rsidR="003F282C" w:rsidRPr="0024188D">
                  <w:rPr>
                    <w:rStyle w:val="Hyperlink"/>
                    <w:noProof/>
                    <w:lang w:val="fi-FI"/>
                  </w:rPr>
                  <w:t>6.1 Myotoninen dystrofia</w:t>
                </w:r>
                <w:r w:rsidR="003F282C">
                  <w:rPr>
                    <w:noProof/>
                    <w:webHidden/>
                  </w:rPr>
                  <w:tab/>
                </w:r>
                <w:r w:rsidR="003F282C">
                  <w:rPr>
                    <w:noProof/>
                    <w:webHidden/>
                  </w:rPr>
                  <w:fldChar w:fldCharType="begin"/>
                </w:r>
                <w:r w:rsidR="003F282C">
                  <w:rPr>
                    <w:noProof/>
                    <w:webHidden/>
                  </w:rPr>
                  <w:instrText xml:space="preserve"> PAGEREF _Toc532849138 \h </w:instrText>
                </w:r>
                <w:r w:rsidR="003F282C">
                  <w:rPr>
                    <w:noProof/>
                    <w:webHidden/>
                  </w:rPr>
                </w:r>
                <w:r w:rsidR="003F282C">
                  <w:rPr>
                    <w:noProof/>
                    <w:webHidden/>
                  </w:rPr>
                  <w:fldChar w:fldCharType="separate"/>
                </w:r>
                <w:r w:rsidR="00A773F4">
                  <w:rPr>
                    <w:noProof/>
                    <w:webHidden/>
                  </w:rPr>
                  <w:t>10</w:t>
                </w:r>
                <w:r w:rsidR="003F282C">
                  <w:rPr>
                    <w:noProof/>
                    <w:webHidden/>
                  </w:rPr>
                  <w:fldChar w:fldCharType="end"/>
                </w:r>
              </w:hyperlink>
            </w:p>
            <w:p w14:paraId="2BCB52FC" w14:textId="36E3C0D7" w:rsidR="003F282C" w:rsidRDefault="001C497B">
              <w:pPr>
                <w:pStyle w:val="TOC2"/>
                <w:tabs>
                  <w:tab w:val="right" w:leader="dot" w:pos="9060"/>
                </w:tabs>
                <w:rPr>
                  <w:rFonts w:asciiTheme="minorHAnsi" w:eastAsiaTheme="minorEastAsia" w:hAnsiTheme="minorHAnsi"/>
                  <w:noProof/>
                  <w:sz w:val="22"/>
                  <w:lang w:eastAsia="en-GB"/>
                </w:rPr>
              </w:pPr>
              <w:hyperlink w:anchor="_Toc532849139" w:history="1">
                <w:r w:rsidR="003F282C" w:rsidRPr="0024188D">
                  <w:rPr>
                    <w:rStyle w:val="Hyperlink"/>
                    <w:noProof/>
                    <w:shd w:val="clear" w:color="auto" w:fill="FFFFFF"/>
                    <w:lang w:val="fi-FI"/>
                  </w:rPr>
                  <w:t>6.2 Frontotemporaalinen dementia</w:t>
                </w:r>
                <w:r w:rsidR="003F282C">
                  <w:rPr>
                    <w:noProof/>
                    <w:webHidden/>
                  </w:rPr>
                  <w:tab/>
                </w:r>
                <w:r w:rsidR="003F282C">
                  <w:rPr>
                    <w:noProof/>
                    <w:webHidden/>
                  </w:rPr>
                  <w:fldChar w:fldCharType="begin"/>
                </w:r>
                <w:r w:rsidR="003F282C">
                  <w:rPr>
                    <w:noProof/>
                    <w:webHidden/>
                  </w:rPr>
                  <w:instrText xml:space="preserve"> PAGEREF _Toc532849139 \h </w:instrText>
                </w:r>
                <w:r w:rsidR="003F282C">
                  <w:rPr>
                    <w:noProof/>
                    <w:webHidden/>
                  </w:rPr>
                </w:r>
                <w:r w:rsidR="003F282C">
                  <w:rPr>
                    <w:noProof/>
                    <w:webHidden/>
                  </w:rPr>
                  <w:fldChar w:fldCharType="separate"/>
                </w:r>
                <w:r w:rsidR="00A773F4">
                  <w:rPr>
                    <w:noProof/>
                    <w:webHidden/>
                  </w:rPr>
                  <w:t>12</w:t>
                </w:r>
                <w:r w:rsidR="003F282C">
                  <w:rPr>
                    <w:noProof/>
                    <w:webHidden/>
                  </w:rPr>
                  <w:fldChar w:fldCharType="end"/>
                </w:r>
              </w:hyperlink>
            </w:p>
            <w:p w14:paraId="323B4AD7" w14:textId="260A40B9" w:rsidR="003F282C" w:rsidRDefault="001C497B">
              <w:pPr>
                <w:pStyle w:val="TOC2"/>
                <w:tabs>
                  <w:tab w:val="right" w:leader="dot" w:pos="9060"/>
                </w:tabs>
                <w:rPr>
                  <w:rFonts w:asciiTheme="minorHAnsi" w:eastAsiaTheme="minorEastAsia" w:hAnsiTheme="minorHAnsi"/>
                  <w:noProof/>
                  <w:sz w:val="22"/>
                  <w:lang w:eastAsia="en-GB"/>
                </w:rPr>
              </w:pPr>
              <w:hyperlink w:anchor="_Toc532849140" w:history="1">
                <w:r w:rsidR="003F282C" w:rsidRPr="0024188D">
                  <w:rPr>
                    <w:rStyle w:val="Hyperlink"/>
                    <w:noProof/>
                    <w:lang w:val="fi-FI"/>
                  </w:rPr>
                  <w:t>6.3 Menkesin tauti</w:t>
                </w:r>
                <w:r w:rsidR="003F282C">
                  <w:rPr>
                    <w:noProof/>
                    <w:webHidden/>
                  </w:rPr>
                  <w:tab/>
                </w:r>
                <w:r w:rsidR="003F282C">
                  <w:rPr>
                    <w:noProof/>
                    <w:webHidden/>
                  </w:rPr>
                  <w:fldChar w:fldCharType="begin"/>
                </w:r>
                <w:r w:rsidR="003F282C">
                  <w:rPr>
                    <w:noProof/>
                    <w:webHidden/>
                  </w:rPr>
                  <w:instrText xml:space="preserve"> PAGEREF _Toc532849140 \h </w:instrText>
                </w:r>
                <w:r w:rsidR="003F282C">
                  <w:rPr>
                    <w:noProof/>
                    <w:webHidden/>
                  </w:rPr>
                </w:r>
                <w:r w:rsidR="003F282C">
                  <w:rPr>
                    <w:noProof/>
                    <w:webHidden/>
                  </w:rPr>
                  <w:fldChar w:fldCharType="separate"/>
                </w:r>
                <w:r w:rsidR="00A773F4">
                  <w:rPr>
                    <w:noProof/>
                    <w:webHidden/>
                  </w:rPr>
                  <w:t>13</w:t>
                </w:r>
                <w:r w:rsidR="003F282C">
                  <w:rPr>
                    <w:noProof/>
                    <w:webHidden/>
                  </w:rPr>
                  <w:fldChar w:fldCharType="end"/>
                </w:r>
              </w:hyperlink>
            </w:p>
            <w:p w14:paraId="27B2E3E9" w14:textId="28446615" w:rsidR="003F282C" w:rsidRDefault="001C497B">
              <w:pPr>
                <w:pStyle w:val="TOC2"/>
                <w:tabs>
                  <w:tab w:val="right" w:leader="dot" w:pos="9060"/>
                </w:tabs>
                <w:rPr>
                  <w:rFonts w:asciiTheme="minorHAnsi" w:eastAsiaTheme="minorEastAsia" w:hAnsiTheme="minorHAnsi"/>
                  <w:noProof/>
                  <w:sz w:val="22"/>
                  <w:lang w:eastAsia="en-GB"/>
                </w:rPr>
              </w:pPr>
              <w:hyperlink w:anchor="_Toc532849141" w:history="1">
                <w:r w:rsidR="003F282C" w:rsidRPr="0024188D">
                  <w:rPr>
                    <w:rStyle w:val="Hyperlink"/>
                    <w:noProof/>
                    <w:lang w:val="fi-FI"/>
                  </w:rPr>
                  <w:t>6.4 Retinitis pigmentosa</w:t>
                </w:r>
                <w:r w:rsidR="003F282C">
                  <w:rPr>
                    <w:noProof/>
                    <w:webHidden/>
                  </w:rPr>
                  <w:tab/>
                </w:r>
                <w:r w:rsidR="003F282C">
                  <w:rPr>
                    <w:noProof/>
                    <w:webHidden/>
                  </w:rPr>
                  <w:fldChar w:fldCharType="begin"/>
                </w:r>
                <w:r w:rsidR="003F282C">
                  <w:rPr>
                    <w:noProof/>
                    <w:webHidden/>
                  </w:rPr>
                  <w:instrText xml:space="preserve"> PAGEREF _Toc532849141 \h </w:instrText>
                </w:r>
                <w:r w:rsidR="003F282C">
                  <w:rPr>
                    <w:noProof/>
                    <w:webHidden/>
                  </w:rPr>
                </w:r>
                <w:r w:rsidR="003F282C">
                  <w:rPr>
                    <w:noProof/>
                    <w:webHidden/>
                  </w:rPr>
                  <w:fldChar w:fldCharType="separate"/>
                </w:r>
                <w:r w:rsidR="00A773F4">
                  <w:rPr>
                    <w:noProof/>
                    <w:webHidden/>
                  </w:rPr>
                  <w:t>13</w:t>
                </w:r>
                <w:r w:rsidR="003F282C">
                  <w:rPr>
                    <w:noProof/>
                    <w:webHidden/>
                  </w:rPr>
                  <w:fldChar w:fldCharType="end"/>
                </w:r>
              </w:hyperlink>
            </w:p>
            <w:p w14:paraId="14DE3844" w14:textId="06ED04B8" w:rsidR="003F282C" w:rsidRDefault="001C497B">
              <w:pPr>
                <w:pStyle w:val="TOC1"/>
                <w:tabs>
                  <w:tab w:val="right" w:leader="dot" w:pos="9060"/>
                </w:tabs>
                <w:rPr>
                  <w:rFonts w:asciiTheme="minorHAnsi" w:eastAsiaTheme="minorEastAsia" w:hAnsiTheme="minorHAnsi"/>
                  <w:noProof/>
                  <w:sz w:val="22"/>
                  <w:lang w:eastAsia="en-GB"/>
                </w:rPr>
              </w:pPr>
              <w:hyperlink w:anchor="_Toc532849142" w:history="1">
                <w:r w:rsidR="003F282C" w:rsidRPr="0024188D">
                  <w:rPr>
                    <w:rStyle w:val="Hyperlink"/>
                    <w:noProof/>
                    <w:lang w:val="fi-FI"/>
                  </w:rPr>
                  <w:t>7. Silmukoinnin mutaatiot syövässä</w:t>
                </w:r>
                <w:r w:rsidR="003F282C">
                  <w:rPr>
                    <w:noProof/>
                    <w:webHidden/>
                  </w:rPr>
                  <w:tab/>
                </w:r>
                <w:r w:rsidR="003F282C">
                  <w:rPr>
                    <w:noProof/>
                    <w:webHidden/>
                  </w:rPr>
                  <w:fldChar w:fldCharType="begin"/>
                </w:r>
                <w:r w:rsidR="003F282C">
                  <w:rPr>
                    <w:noProof/>
                    <w:webHidden/>
                  </w:rPr>
                  <w:instrText xml:space="preserve"> PAGEREF _Toc532849142 \h </w:instrText>
                </w:r>
                <w:r w:rsidR="003F282C">
                  <w:rPr>
                    <w:noProof/>
                    <w:webHidden/>
                  </w:rPr>
                </w:r>
                <w:r w:rsidR="003F282C">
                  <w:rPr>
                    <w:noProof/>
                    <w:webHidden/>
                  </w:rPr>
                  <w:fldChar w:fldCharType="separate"/>
                </w:r>
                <w:r w:rsidR="00A773F4">
                  <w:rPr>
                    <w:noProof/>
                    <w:webHidden/>
                  </w:rPr>
                  <w:t>14</w:t>
                </w:r>
                <w:r w:rsidR="003F282C">
                  <w:rPr>
                    <w:noProof/>
                    <w:webHidden/>
                  </w:rPr>
                  <w:fldChar w:fldCharType="end"/>
                </w:r>
              </w:hyperlink>
            </w:p>
            <w:p w14:paraId="2C213B48" w14:textId="59700160" w:rsidR="003F282C" w:rsidRDefault="001C497B">
              <w:pPr>
                <w:pStyle w:val="TOC1"/>
                <w:tabs>
                  <w:tab w:val="right" w:leader="dot" w:pos="9060"/>
                </w:tabs>
                <w:rPr>
                  <w:rFonts w:asciiTheme="minorHAnsi" w:eastAsiaTheme="minorEastAsia" w:hAnsiTheme="minorHAnsi"/>
                  <w:noProof/>
                  <w:sz w:val="22"/>
                  <w:lang w:eastAsia="en-GB"/>
                </w:rPr>
              </w:pPr>
              <w:hyperlink w:anchor="_Toc532849143" w:history="1">
                <w:r w:rsidR="003F282C" w:rsidRPr="0024188D">
                  <w:rPr>
                    <w:rStyle w:val="Hyperlink"/>
                    <w:noProof/>
                    <w:lang w:val="fi-FI"/>
                  </w:rPr>
                  <w:t>8. Hoitomuodot</w:t>
                </w:r>
                <w:r w:rsidR="003F282C">
                  <w:rPr>
                    <w:noProof/>
                    <w:webHidden/>
                  </w:rPr>
                  <w:tab/>
                </w:r>
                <w:r w:rsidR="003F282C">
                  <w:rPr>
                    <w:noProof/>
                    <w:webHidden/>
                  </w:rPr>
                  <w:fldChar w:fldCharType="begin"/>
                </w:r>
                <w:r w:rsidR="003F282C">
                  <w:rPr>
                    <w:noProof/>
                    <w:webHidden/>
                  </w:rPr>
                  <w:instrText xml:space="preserve"> PAGEREF _Toc532849143 \h </w:instrText>
                </w:r>
                <w:r w:rsidR="003F282C">
                  <w:rPr>
                    <w:noProof/>
                    <w:webHidden/>
                  </w:rPr>
                </w:r>
                <w:r w:rsidR="003F282C">
                  <w:rPr>
                    <w:noProof/>
                    <w:webHidden/>
                  </w:rPr>
                  <w:fldChar w:fldCharType="separate"/>
                </w:r>
                <w:r w:rsidR="00A773F4">
                  <w:rPr>
                    <w:noProof/>
                    <w:webHidden/>
                  </w:rPr>
                  <w:t>17</w:t>
                </w:r>
                <w:r w:rsidR="003F282C">
                  <w:rPr>
                    <w:noProof/>
                    <w:webHidden/>
                  </w:rPr>
                  <w:fldChar w:fldCharType="end"/>
                </w:r>
              </w:hyperlink>
            </w:p>
            <w:p w14:paraId="11EC03F0" w14:textId="2AB0AFFA" w:rsidR="003F282C" w:rsidRDefault="001C497B">
              <w:pPr>
                <w:pStyle w:val="TOC2"/>
                <w:tabs>
                  <w:tab w:val="right" w:leader="dot" w:pos="9060"/>
                </w:tabs>
                <w:rPr>
                  <w:rFonts w:asciiTheme="minorHAnsi" w:eastAsiaTheme="minorEastAsia" w:hAnsiTheme="minorHAnsi"/>
                  <w:noProof/>
                  <w:sz w:val="22"/>
                  <w:lang w:eastAsia="en-GB"/>
                </w:rPr>
              </w:pPr>
              <w:hyperlink w:anchor="_Toc532849144" w:history="1">
                <w:r w:rsidR="003F282C" w:rsidRPr="0024188D">
                  <w:rPr>
                    <w:rStyle w:val="Hyperlink"/>
                    <w:noProof/>
                    <w:lang w:val="fi-FI"/>
                  </w:rPr>
                  <w:t>8.1 Antisense-oligonukleotidit</w:t>
                </w:r>
                <w:r w:rsidR="003F282C">
                  <w:rPr>
                    <w:noProof/>
                    <w:webHidden/>
                  </w:rPr>
                  <w:tab/>
                </w:r>
                <w:r w:rsidR="003F282C">
                  <w:rPr>
                    <w:noProof/>
                    <w:webHidden/>
                  </w:rPr>
                  <w:fldChar w:fldCharType="begin"/>
                </w:r>
                <w:r w:rsidR="003F282C">
                  <w:rPr>
                    <w:noProof/>
                    <w:webHidden/>
                  </w:rPr>
                  <w:instrText xml:space="preserve"> PAGEREF _Toc532849144 \h </w:instrText>
                </w:r>
                <w:r w:rsidR="003F282C">
                  <w:rPr>
                    <w:noProof/>
                    <w:webHidden/>
                  </w:rPr>
                </w:r>
                <w:r w:rsidR="003F282C">
                  <w:rPr>
                    <w:noProof/>
                    <w:webHidden/>
                  </w:rPr>
                  <w:fldChar w:fldCharType="separate"/>
                </w:r>
                <w:r w:rsidR="00A773F4">
                  <w:rPr>
                    <w:noProof/>
                    <w:webHidden/>
                  </w:rPr>
                  <w:t>17</w:t>
                </w:r>
                <w:r w:rsidR="003F282C">
                  <w:rPr>
                    <w:noProof/>
                    <w:webHidden/>
                  </w:rPr>
                  <w:fldChar w:fldCharType="end"/>
                </w:r>
              </w:hyperlink>
            </w:p>
            <w:p w14:paraId="265FCC4E" w14:textId="79E66B53" w:rsidR="003F282C" w:rsidRDefault="001C497B">
              <w:pPr>
                <w:pStyle w:val="TOC2"/>
                <w:tabs>
                  <w:tab w:val="right" w:leader="dot" w:pos="9060"/>
                </w:tabs>
                <w:rPr>
                  <w:rFonts w:asciiTheme="minorHAnsi" w:eastAsiaTheme="minorEastAsia" w:hAnsiTheme="minorHAnsi"/>
                  <w:noProof/>
                  <w:sz w:val="22"/>
                  <w:lang w:eastAsia="en-GB"/>
                </w:rPr>
              </w:pPr>
              <w:hyperlink w:anchor="_Toc532849145" w:history="1">
                <w:r w:rsidR="003F282C" w:rsidRPr="0024188D">
                  <w:rPr>
                    <w:rStyle w:val="Hyperlink"/>
                    <w:noProof/>
                    <w:lang w:val="fi-FI"/>
                  </w:rPr>
                  <w:t>8.2 Pienet molekyylit</w:t>
                </w:r>
                <w:r w:rsidR="003F282C">
                  <w:rPr>
                    <w:noProof/>
                    <w:webHidden/>
                  </w:rPr>
                  <w:tab/>
                </w:r>
                <w:r w:rsidR="003F282C">
                  <w:rPr>
                    <w:noProof/>
                    <w:webHidden/>
                  </w:rPr>
                  <w:fldChar w:fldCharType="begin"/>
                </w:r>
                <w:r w:rsidR="003F282C">
                  <w:rPr>
                    <w:noProof/>
                    <w:webHidden/>
                  </w:rPr>
                  <w:instrText xml:space="preserve"> PAGEREF _Toc532849145 \h </w:instrText>
                </w:r>
                <w:r w:rsidR="003F282C">
                  <w:rPr>
                    <w:noProof/>
                    <w:webHidden/>
                  </w:rPr>
                </w:r>
                <w:r w:rsidR="003F282C">
                  <w:rPr>
                    <w:noProof/>
                    <w:webHidden/>
                  </w:rPr>
                  <w:fldChar w:fldCharType="separate"/>
                </w:r>
                <w:r w:rsidR="00A773F4">
                  <w:rPr>
                    <w:noProof/>
                    <w:webHidden/>
                  </w:rPr>
                  <w:t>18</w:t>
                </w:r>
                <w:r w:rsidR="003F282C">
                  <w:rPr>
                    <w:noProof/>
                    <w:webHidden/>
                  </w:rPr>
                  <w:fldChar w:fldCharType="end"/>
                </w:r>
              </w:hyperlink>
            </w:p>
            <w:p w14:paraId="442D9611" w14:textId="5FF2BE0C" w:rsidR="003F282C" w:rsidRDefault="001C497B">
              <w:pPr>
                <w:pStyle w:val="TOC1"/>
                <w:tabs>
                  <w:tab w:val="right" w:leader="dot" w:pos="9060"/>
                </w:tabs>
                <w:rPr>
                  <w:rFonts w:asciiTheme="minorHAnsi" w:eastAsiaTheme="minorEastAsia" w:hAnsiTheme="minorHAnsi"/>
                  <w:noProof/>
                  <w:sz w:val="22"/>
                  <w:lang w:eastAsia="en-GB"/>
                </w:rPr>
              </w:pPr>
              <w:hyperlink w:anchor="_Toc532849146" w:history="1">
                <w:r w:rsidR="003F282C" w:rsidRPr="0024188D">
                  <w:rPr>
                    <w:rStyle w:val="Hyperlink"/>
                    <w:noProof/>
                    <w:lang w:val="fi-FI"/>
                  </w:rPr>
                  <w:t>9. Lähteet</w:t>
                </w:r>
                <w:r w:rsidR="003F282C">
                  <w:rPr>
                    <w:noProof/>
                    <w:webHidden/>
                  </w:rPr>
                  <w:tab/>
                </w:r>
                <w:r w:rsidR="003F282C">
                  <w:rPr>
                    <w:noProof/>
                    <w:webHidden/>
                  </w:rPr>
                  <w:fldChar w:fldCharType="begin"/>
                </w:r>
                <w:r w:rsidR="003F282C">
                  <w:rPr>
                    <w:noProof/>
                    <w:webHidden/>
                  </w:rPr>
                  <w:instrText xml:space="preserve"> PAGEREF _Toc532849146 \h </w:instrText>
                </w:r>
                <w:r w:rsidR="003F282C">
                  <w:rPr>
                    <w:noProof/>
                    <w:webHidden/>
                  </w:rPr>
                </w:r>
                <w:r w:rsidR="003F282C">
                  <w:rPr>
                    <w:noProof/>
                    <w:webHidden/>
                  </w:rPr>
                  <w:fldChar w:fldCharType="separate"/>
                </w:r>
                <w:r w:rsidR="00A773F4">
                  <w:rPr>
                    <w:noProof/>
                    <w:webHidden/>
                  </w:rPr>
                  <w:t>20</w:t>
                </w:r>
                <w:r w:rsidR="003F282C">
                  <w:rPr>
                    <w:noProof/>
                    <w:webHidden/>
                  </w:rPr>
                  <w:fldChar w:fldCharType="end"/>
                </w:r>
              </w:hyperlink>
            </w:p>
            <w:p w14:paraId="633D2289" w14:textId="2474F1AD" w:rsidR="0025286C" w:rsidRDefault="0025286C" w:rsidP="0025286C">
              <w:r>
                <w:rPr>
                  <w:b/>
                  <w:bCs/>
                  <w:lang w:val="fi-FI"/>
                </w:rPr>
                <w:fldChar w:fldCharType="end"/>
              </w:r>
            </w:p>
          </w:sdtContent>
        </w:sdt>
      </w:sdtContent>
    </w:sdt>
    <w:bookmarkStart w:id="0" w:name="_Toc532590946" w:displacedByCustomXml="prev"/>
    <w:p w14:paraId="3B62C919" w14:textId="77777777" w:rsidR="00BC2958" w:rsidRPr="0025286C" w:rsidRDefault="00587B6C" w:rsidP="0025286C">
      <w:pPr>
        <w:pStyle w:val="Heading1"/>
        <w:rPr>
          <w:rFonts w:cstheme="minorBidi"/>
          <w:lang w:val="fi-FI"/>
        </w:rPr>
      </w:pPr>
      <w:bookmarkStart w:id="1" w:name="_Toc532849125"/>
      <w:r w:rsidRPr="00587B6C">
        <w:rPr>
          <w:lang w:val="fi-FI"/>
        </w:rPr>
        <w:lastRenderedPageBreak/>
        <w:t>1. Johdanto</w:t>
      </w:r>
      <w:bookmarkEnd w:id="1"/>
      <w:bookmarkEnd w:id="0"/>
    </w:p>
    <w:p w14:paraId="57C98A10" w14:textId="78DD697D" w:rsidR="00AF55D7" w:rsidRDefault="00AF55D7" w:rsidP="003037ED">
      <w:pPr>
        <w:divId w:val="1791391697"/>
        <w:rPr>
          <w:lang w:val="fi-FI"/>
        </w:rPr>
      </w:pPr>
      <w:r>
        <w:rPr>
          <w:lang w:val="fi-FI"/>
        </w:rPr>
        <w:t>Ihmisellä on noin 20 000 proteiinia koodaavaa geeniä, mutta lopullisia proteiinituotteita arvio</w:t>
      </w:r>
      <w:ins w:id="2" w:author="Pelin, Katarina B" w:date="2018-12-19T15:26:00Z">
        <w:r w:rsidR="00BA381D">
          <w:rPr>
            <w:lang w:val="fi-FI"/>
          </w:rPr>
          <w:t>i</w:t>
        </w:r>
      </w:ins>
      <w:r>
        <w:rPr>
          <w:lang w:val="fi-FI"/>
        </w:rPr>
        <w:t>daan oleva noin 5-10 kertaa tämän verran</w:t>
      </w:r>
      <w:r w:rsidR="00876A42">
        <w:rPr>
          <w:lang w:val="fi-FI"/>
        </w:rPr>
        <w:t xml:space="preserve"> </w:t>
      </w:r>
      <w:r w:rsidR="00876A42">
        <w:rPr>
          <w:lang w:val="fi-FI"/>
        </w:rPr>
        <w:fldChar w:fldCharType="begin" w:fldLock="1"/>
      </w:r>
      <w:r w:rsidR="004B7FC5">
        <w:rPr>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00876A42">
        <w:rPr>
          <w:lang w:val="fi-FI"/>
        </w:rPr>
        <w:fldChar w:fldCharType="separate"/>
      </w:r>
      <w:r w:rsidR="00876A42" w:rsidRPr="00876A42">
        <w:rPr>
          <w:noProof/>
          <w:lang w:val="fi-FI"/>
        </w:rPr>
        <w:t>(Scotti ja Swanson, 2015)</w:t>
      </w:r>
      <w:r w:rsidR="00876A42">
        <w:rPr>
          <w:lang w:val="fi-FI"/>
        </w:rPr>
        <w:fldChar w:fldCharType="end"/>
      </w:r>
      <w:r>
        <w:rPr>
          <w:lang w:val="fi-FI"/>
        </w:rPr>
        <w:t>. Tämän diversiteetin mahdollistaa</w:t>
      </w:r>
      <w:r w:rsidR="008D5D03">
        <w:rPr>
          <w:lang w:val="fi-FI"/>
        </w:rPr>
        <w:t xml:space="preserve"> vaihtoehtoinen</w:t>
      </w:r>
      <w:r>
        <w:rPr>
          <w:lang w:val="fi-FI"/>
        </w:rPr>
        <w:t xml:space="preserve"> silmukointi</w:t>
      </w:r>
      <w:r w:rsidR="0069228D">
        <w:rPr>
          <w:lang w:val="fi-FI"/>
        </w:rPr>
        <w:t xml:space="preserve"> eli ei-koodaavien intronien poistaminen ja koodaavien </w:t>
      </w:r>
      <w:proofErr w:type="spellStart"/>
      <w:r w:rsidR="0069228D">
        <w:rPr>
          <w:lang w:val="fi-FI"/>
        </w:rPr>
        <w:t>eksonien</w:t>
      </w:r>
      <w:proofErr w:type="spellEnd"/>
      <w:r w:rsidR="0069228D">
        <w:rPr>
          <w:lang w:val="fi-FI"/>
        </w:rPr>
        <w:t xml:space="preserve"> yhteen liittäminen</w:t>
      </w:r>
      <w:r>
        <w:rPr>
          <w:lang w:val="fi-FI"/>
        </w:rPr>
        <w:t>, jonka avulla yhdestä geenistä saadaan</w:t>
      </w:r>
      <w:r w:rsidR="00070AB0">
        <w:rPr>
          <w:lang w:val="fi-FI"/>
        </w:rPr>
        <w:t xml:space="preserve"> ihmisellä</w:t>
      </w:r>
      <w:r>
        <w:rPr>
          <w:lang w:val="fi-FI"/>
        </w:rPr>
        <w:t xml:space="preserve"> keskimäärän kolme proteiinituotetta. Tämä mahdollistaa </w:t>
      </w:r>
      <w:proofErr w:type="spellStart"/>
      <w:r>
        <w:rPr>
          <w:lang w:val="fi-FI"/>
        </w:rPr>
        <w:t>proteomin</w:t>
      </w:r>
      <w:proofErr w:type="spellEnd"/>
      <w:r>
        <w:rPr>
          <w:lang w:val="fi-FI"/>
        </w:rPr>
        <w:t xml:space="preserve"> ja </w:t>
      </w:r>
      <w:proofErr w:type="spellStart"/>
      <w:r>
        <w:rPr>
          <w:lang w:val="fi-FI"/>
        </w:rPr>
        <w:t>transkriptomin</w:t>
      </w:r>
      <w:proofErr w:type="spellEnd"/>
      <w:r>
        <w:rPr>
          <w:lang w:val="fi-FI"/>
        </w:rPr>
        <w:t xml:space="preserve"> laajentamisen ilman genomin koon kasvua ja silmukointia voi säädellä riippuen solutyypistä, solun kehitysvaiheesta, sekä sen vastaanottamista viesteistä riippuen</w:t>
      </w:r>
      <w:r w:rsidR="00876A42">
        <w:rPr>
          <w:lang w:val="fi-FI"/>
        </w:rPr>
        <w:t xml:space="preserve"> </w:t>
      </w:r>
      <w:r w:rsidR="00876A42">
        <w:rPr>
          <w:lang w:val="fi-FI"/>
        </w:rPr>
        <w:fldChar w:fldCharType="begin" w:fldLock="1"/>
      </w:r>
      <w:r w:rsidR="00876A42">
        <w:rPr>
          <w:lang w:val="fi-FI"/>
        </w:rPr>
        <w:instrText>ADDIN CSL_CITATION {"citationItems":[{"id":"ITEM-1","itemData":{"DOI":"10.1016/j.cell.2009.02.011","ISSN":"0092-8674","abstract":"Cellular functions depend on numerous protein-coding and non-coding RNAs and the RNA-binding proteins associated with them, which form ribonucleoprotein complexes (RNPs). Mutations that disrupt either the RNA or protein components of RNPs or the factors required for their assembly can be deleterious. Alternative splicing provides cells with an exquisite capacity to fine-tune their transcriptome and proteome in response to cues. Splicing depends on a complex code, numerous RNA-binding proteins and an enormously intricate network of interactions among them, increasing the opportunity for exposure to mutations and mis-regulation that cause disease. The discovery of disease-causing mutations in RNAs is yielding a wealth of new therapeutic targets, and the growing understanding of RNA biology and chemistry is providing new RNA-based tools for developing therapeutics.","author":[{"dropping-particle":"","family":"Cooper","given":"Thomas A","non-dropping-particle":"","parse-names":false,"suffix":""},{"dropping-particle":"","family":"Wan","given":"Lili","non-dropping-particle":"","parse-names":false,"suffix":""},{"dropping-particle":"","family":"Dreyfuss","given":"Gideon","non-dropping-particle":"","parse-names":false,"suffix":""}],"container-title":"Cell","id":"ITEM-1","issue":"4","issued":{"date-parts":[["2009"]]},"note":"J1: Cell","page":"777-793","title":"RNA and Disease","type":"article-journal","volume":"136"},"uris":["http://www.mendeley.com/documents/?uuid=face3c74-b3bb-4492-b657-7da5b771fa09"]}],"mendeley":{"formattedCitation":"(&lt;span style=\"baseline\"&gt;Cooper ym.&lt;/span&gt;, 2009)","plainTextFormattedCitation":"(Cooper ym., 2009)","previouslyFormattedCitation":"(&lt;span style=\"baseline\"&gt;Cooper ym.&lt;/span&gt;, 2009)"},"properties":{"noteIndex":0},"schema":"https://github.com/citation-style-language/schema/raw/master/csl-citation.json"}</w:instrText>
      </w:r>
      <w:r w:rsidR="00876A42">
        <w:rPr>
          <w:lang w:val="fi-FI"/>
        </w:rPr>
        <w:fldChar w:fldCharType="separate"/>
      </w:r>
      <w:r w:rsidR="00876A42" w:rsidRPr="00876A42">
        <w:rPr>
          <w:noProof/>
          <w:lang w:val="fi-FI"/>
        </w:rPr>
        <w:t>(Cooper ym., 2009)</w:t>
      </w:r>
      <w:r w:rsidR="00876A42">
        <w:rPr>
          <w:lang w:val="fi-FI"/>
        </w:rPr>
        <w:fldChar w:fldCharType="end"/>
      </w:r>
      <w:r>
        <w:rPr>
          <w:lang w:val="fi-FI"/>
        </w:rPr>
        <w:t>.  Suurin osa ihmisen proteiineja koodaavista geeneistä läpikäy silmukointia</w:t>
      </w:r>
      <w:r w:rsidR="002958CD">
        <w:rPr>
          <w:lang w:val="fi-FI"/>
        </w:rPr>
        <w:t xml:space="preserve">: </w:t>
      </w:r>
      <w:r>
        <w:rPr>
          <w:lang w:val="fi-FI"/>
        </w:rPr>
        <w:t>noin 94</w:t>
      </w:r>
      <w:r w:rsidR="009C7A23">
        <w:rPr>
          <w:lang w:val="fi-FI"/>
        </w:rPr>
        <w:t xml:space="preserve"> prosent</w:t>
      </w:r>
      <w:r w:rsidR="009D1E09">
        <w:rPr>
          <w:lang w:val="fi-FI"/>
        </w:rPr>
        <w:t>tia</w:t>
      </w:r>
      <w:r>
        <w:rPr>
          <w:lang w:val="fi-FI"/>
        </w:rPr>
        <w:t xml:space="preserve"> ihmisen geeneistä</w:t>
      </w:r>
      <w:r w:rsidR="00D84088">
        <w:rPr>
          <w:lang w:val="fi-FI"/>
        </w:rPr>
        <w:t xml:space="preserve"> silmukoidaan</w:t>
      </w:r>
      <w:r w:rsidR="00BB53D4">
        <w:rPr>
          <w:lang w:val="fi-FI"/>
        </w:rPr>
        <w:t>,</w:t>
      </w:r>
      <w:r>
        <w:rPr>
          <w:lang w:val="fi-FI"/>
        </w:rPr>
        <w:t xml:space="preserve"> </w:t>
      </w:r>
      <w:r w:rsidR="00876A42">
        <w:rPr>
          <w:lang w:val="fi-FI"/>
        </w:rPr>
        <w:fldChar w:fldCharType="begin" w:fldLock="1"/>
      </w:r>
      <w:r w:rsidR="00876A42">
        <w:rPr>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876A42">
        <w:rPr>
          <w:lang w:val="fi-FI"/>
        </w:rPr>
        <w:fldChar w:fldCharType="separate"/>
      </w:r>
      <w:r w:rsidR="00876A42" w:rsidRPr="00876A42">
        <w:rPr>
          <w:noProof/>
          <w:lang w:val="fi-FI"/>
        </w:rPr>
        <w:t>(Ward ja Cooper, 2010)</w:t>
      </w:r>
      <w:r w:rsidR="00876A42">
        <w:rPr>
          <w:lang w:val="fi-FI"/>
        </w:rPr>
        <w:fldChar w:fldCharType="end"/>
      </w:r>
      <w:r>
        <w:rPr>
          <w:lang w:val="fi-FI"/>
        </w:rPr>
        <w:t xml:space="preserve"> ja yli 90</w:t>
      </w:r>
      <w:r w:rsidR="009C7A23">
        <w:rPr>
          <w:lang w:val="fi-FI"/>
        </w:rPr>
        <w:t xml:space="preserve"> prosenttia</w:t>
      </w:r>
      <w:r>
        <w:rPr>
          <w:lang w:val="fi-FI"/>
        </w:rPr>
        <w:t xml:space="preserve"> proteiineja koodaavista geeneistä muodostaa useamman kuin yhden </w:t>
      </w:r>
      <w:proofErr w:type="spellStart"/>
      <w:r>
        <w:rPr>
          <w:lang w:val="fi-FI"/>
        </w:rPr>
        <w:t>mRNA</w:t>
      </w:r>
      <w:proofErr w:type="spellEnd"/>
      <w:r>
        <w:rPr>
          <w:lang w:val="fi-FI"/>
        </w:rPr>
        <w:t>-iso</w:t>
      </w:r>
      <w:del w:id="3" w:author="Pelin, Katarina B" w:date="2018-12-19T15:26:00Z">
        <w:r w:rsidDel="00BA381D">
          <w:rPr>
            <w:lang w:val="fi-FI"/>
          </w:rPr>
          <w:delText>formin</w:delText>
        </w:r>
      </w:del>
      <w:ins w:id="4" w:author="Pelin, Katarina B" w:date="2018-12-19T15:26:00Z">
        <w:r w:rsidR="00BA381D">
          <w:rPr>
            <w:lang w:val="fi-FI"/>
          </w:rPr>
          <w:t>muodon</w:t>
        </w:r>
      </w:ins>
      <w:r w:rsidR="00876A42">
        <w:rPr>
          <w:lang w:val="fi-FI"/>
        </w:rPr>
        <w:t xml:space="preserve"> </w:t>
      </w:r>
      <w:r w:rsidR="00876A42">
        <w:rPr>
          <w:lang w:val="fi-FI"/>
        </w:rPr>
        <w:fldChar w:fldCharType="begin" w:fldLock="1"/>
      </w:r>
      <w:r w:rsidR="00876A42">
        <w:rPr>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00876A42">
        <w:rPr>
          <w:lang w:val="fi-FI"/>
        </w:rPr>
        <w:fldChar w:fldCharType="separate"/>
      </w:r>
      <w:r w:rsidR="00876A42" w:rsidRPr="00876A42">
        <w:rPr>
          <w:noProof/>
          <w:lang w:val="fi-FI"/>
        </w:rPr>
        <w:t>(Scotti ja Swanson, 2015)</w:t>
      </w:r>
      <w:r w:rsidR="00876A42">
        <w:rPr>
          <w:lang w:val="fi-FI"/>
        </w:rPr>
        <w:fldChar w:fldCharType="end"/>
      </w:r>
      <w:r>
        <w:rPr>
          <w:lang w:val="fi-FI"/>
        </w:rPr>
        <w:t>.</w:t>
      </w:r>
    </w:p>
    <w:p w14:paraId="69C27AAD" w14:textId="0F94C08B" w:rsidR="00587B6C" w:rsidRDefault="00A549D1" w:rsidP="003037ED">
      <w:pPr>
        <w:divId w:val="1791391697"/>
        <w:rPr>
          <w:lang w:val="fi-FI"/>
        </w:rPr>
      </w:pPr>
      <w:r>
        <w:rPr>
          <w:lang w:val="fi-FI"/>
        </w:rPr>
        <w:tab/>
      </w:r>
      <w:r w:rsidR="003828AB">
        <w:rPr>
          <w:lang w:val="fi-FI"/>
        </w:rPr>
        <w:t>S</w:t>
      </w:r>
      <w:r w:rsidR="00475257">
        <w:rPr>
          <w:lang w:val="fi-FI"/>
        </w:rPr>
        <w:t xml:space="preserve">ilmukointi on </w:t>
      </w:r>
      <w:r w:rsidR="005A0550">
        <w:rPr>
          <w:lang w:val="fi-FI"/>
        </w:rPr>
        <w:t>keskeinen osa</w:t>
      </w:r>
      <w:r w:rsidR="00475257">
        <w:rPr>
          <w:lang w:val="fi-FI"/>
        </w:rPr>
        <w:t xml:space="preserve"> </w:t>
      </w:r>
      <w:proofErr w:type="spellStart"/>
      <w:r w:rsidR="00475257">
        <w:rPr>
          <w:lang w:val="fi-FI"/>
        </w:rPr>
        <w:t>eukaryoottien</w:t>
      </w:r>
      <w:proofErr w:type="spellEnd"/>
      <w:r w:rsidR="00475257">
        <w:rPr>
          <w:lang w:val="fi-FI"/>
        </w:rPr>
        <w:t xml:space="preserve"> geenien säätelyä ja täten myös</w:t>
      </w:r>
      <w:r w:rsidR="00C440C2">
        <w:rPr>
          <w:lang w:val="fi-FI"/>
        </w:rPr>
        <w:t xml:space="preserve"> silmukoinnissa tapahtuvat virheet ja virheisiin johtavat mutaatiot ovat </w:t>
      </w:r>
      <w:r w:rsidR="00475257">
        <w:rPr>
          <w:lang w:val="fi-FI"/>
        </w:rPr>
        <w:t xml:space="preserve">olennainen osa geneettisiä sairauksia; </w:t>
      </w:r>
      <w:del w:id="5" w:author="Pelin, Katarina B" w:date="2018-12-19T15:27:00Z">
        <w:r w:rsidR="00475257" w:rsidDel="00BA381D">
          <w:rPr>
            <w:lang w:val="fi-FI"/>
          </w:rPr>
          <w:delText>Y</w:delText>
        </w:r>
      </w:del>
      <w:ins w:id="6" w:author="Pelin, Katarina B" w:date="2018-12-19T15:27:00Z">
        <w:r w:rsidR="00BA381D">
          <w:rPr>
            <w:lang w:val="fi-FI"/>
          </w:rPr>
          <w:t>y</w:t>
        </w:r>
      </w:ins>
      <w:r w:rsidR="00475257">
        <w:rPr>
          <w:lang w:val="fi-FI"/>
        </w:rPr>
        <w:t xml:space="preserve">leisin geneettisten sairauksien aiheuttaja on </w:t>
      </w:r>
      <w:r w:rsidR="002514EF">
        <w:rPr>
          <w:lang w:val="fi-FI"/>
        </w:rPr>
        <w:t xml:space="preserve">yhden </w:t>
      </w:r>
      <w:proofErr w:type="spellStart"/>
      <w:r w:rsidR="002514EF">
        <w:rPr>
          <w:lang w:val="fi-FI"/>
        </w:rPr>
        <w:t>nukleotidin</w:t>
      </w:r>
      <w:proofErr w:type="spellEnd"/>
      <w:r w:rsidR="002514EF">
        <w:rPr>
          <w:lang w:val="fi-FI"/>
        </w:rPr>
        <w:t xml:space="preserve"> polymorfismit</w:t>
      </w:r>
      <w:r w:rsidR="00475257">
        <w:rPr>
          <w:lang w:val="fi-FI"/>
        </w:rPr>
        <w:t xml:space="preserve">, jotka aiheuttavat </w:t>
      </w:r>
      <w:r w:rsidR="00EE29D0">
        <w:rPr>
          <w:lang w:val="fi-FI"/>
        </w:rPr>
        <w:t>noin</w:t>
      </w:r>
      <w:r w:rsidR="00475257">
        <w:rPr>
          <w:lang w:val="fi-FI"/>
        </w:rPr>
        <w:t xml:space="preserve"> 84</w:t>
      </w:r>
      <w:r w:rsidR="00EE29D0">
        <w:rPr>
          <w:lang w:val="fi-FI"/>
        </w:rPr>
        <w:t xml:space="preserve"> </w:t>
      </w:r>
      <w:r w:rsidR="00475257">
        <w:rPr>
          <w:lang w:val="fi-FI"/>
        </w:rPr>
        <w:t>% tunnetuista</w:t>
      </w:r>
      <w:r w:rsidR="002514EF">
        <w:rPr>
          <w:lang w:val="fi-FI"/>
        </w:rPr>
        <w:t xml:space="preserve"> geneettisistä</w:t>
      </w:r>
      <w:r w:rsidR="00475257">
        <w:rPr>
          <w:lang w:val="fi-FI"/>
        </w:rPr>
        <w:t xml:space="preserve"> sairauksista</w:t>
      </w:r>
      <w:r w:rsidR="002514EF">
        <w:rPr>
          <w:lang w:val="fi-FI"/>
        </w:rPr>
        <w:t xml:space="preserve">. </w:t>
      </w:r>
      <w:r w:rsidR="00153B6E">
        <w:rPr>
          <w:lang w:val="fi-FI"/>
        </w:rPr>
        <w:t>A</w:t>
      </w:r>
      <w:r w:rsidR="003430D9">
        <w:rPr>
          <w:lang w:val="fi-FI"/>
        </w:rPr>
        <w:t>rviolta</w:t>
      </w:r>
      <w:r w:rsidR="00C440C2">
        <w:rPr>
          <w:lang w:val="fi-FI"/>
        </w:rPr>
        <w:t xml:space="preserve"> </w:t>
      </w:r>
      <w:r w:rsidR="00475257">
        <w:rPr>
          <w:lang w:val="fi-FI"/>
        </w:rPr>
        <w:t>35-50</w:t>
      </w:r>
      <w:r w:rsidR="00EE29D0">
        <w:rPr>
          <w:lang w:val="fi-FI"/>
        </w:rPr>
        <w:t xml:space="preserve"> </w:t>
      </w:r>
      <w:r w:rsidR="00475257">
        <w:rPr>
          <w:lang w:val="fi-FI"/>
        </w:rPr>
        <w:t>% ihmisen geneettisistä sairauksista liittyy virheisiin silmukoinnissa</w:t>
      </w:r>
      <w:r w:rsidR="00876A42">
        <w:rPr>
          <w:lang w:val="fi-FI"/>
        </w:rPr>
        <w:t xml:space="preserve"> </w:t>
      </w:r>
      <w:r w:rsidR="00876A42">
        <w:rPr>
          <w:lang w:val="fi-FI"/>
        </w:rPr>
        <w:fldChar w:fldCharType="begin" w:fldLock="1"/>
      </w:r>
      <w:r w:rsidR="00876A42">
        <w:rPr>
          <w:lang w:val="fi-FI"/>
        </w:rPr>
        <w:instrText>ADDIN CSL_CITATION {"citationItems":[{"id":"ITEM-1","itemData":{"DOI":"10.1016/j.febslet.2005.02.047","ISSN":"0014-5793","abstract":"Disease-causing point mutations are assumed to act predominantly through subsequent individual changes in the amino acid sequence that impair the normal function of proteins. However, point mutations can have a more dramatic effect by altering the splicing pattern of the gene. Here, we describe an approach to estimate the overall importance of splicing mutations. This approach takes into account the complete set of genes known to be involved in disease and suggest that, contrary to current assumptions, many mutations causing disease may actually be affecting the splicing pattern of the genes.","author":[{"dropping-particle":"","family":"López-Bigas","given":"Núria","non-dropping-particle":"","parse-names":false,"suffix":""},{"dropping-particle":"","family":"Audit","given":"Benjamin","non-dropping-particle":"","parse-names":false,"suffix":""},{"dropping-particle":"","family":"Ouzounis","given":"Christos","non-dropping-particle":"","parse-names":false,"suffix":""},{"dropping-particle":"","family":"Parra","given":"Genís","non-dropping-particle":"","parse-names":false,"suffix":""},{"dropping-particle":"","family":"Guigó","given":"Roderic","non-dropping-particle":"","parse-names":false,"suffix":""}],"container-title":"FEBS letters","id":"ITEM-1","issue":"9","issued":{"date-parts":[["2005"]]},"note":"doi: 10.1016/j.febslet.2005.02.047; 01","page":"1900-1903","publisher":"Wiley-Blackwell","title":"Are splicing mutations the most frequent cause of hereditary disease?","type":"article-journal","volume":"579"},"uris":["http://www.mendeley.com/documents/?uuid=202311e6-0d10-4c7a-a013-4a2552d49b60"]}],"mendeley":{"formattedCitation":"(&lt;span style=\"baseline\"&gt;López-Bigas ym.&lt;/span&gt;, 2005)","plainTextFormattedCitation":"(López-Bigas ym., 2005)","previouslyFormattedCitation":"(&lt;span style=\"baseline\"&gt;López-Bigas ym.&lt;/span&gt;, 2005)"},"properties":{"noteIndex":0},"schema":"https://github.com/citation-style-language/schema/raw/master/csl-citation.json"}</w:instrText>
      </w:r>
      <w:r w:rsidR="00876A42">
        <w:rPr>
          <w:lang w:val="fi-FI"/>
        </w:rPr>
        <w:fldChar w:fldCharType="separate"/>
      </w:r>
      <w:r w:rsidR="00876A42" w:rsidRPr="00876A42">
        <w:rPr>
          <w:noProof/>
          <w:lang w:val="fi-FI"/>
        </w:rPr>
        <w:t>(López-Bigas ym., 2005)</w:t>
      </w:r>
      <w:r w:rsidR="00876A42">
        <w:rPr>
          <w:lang w:val="fi-FI"/>
        </w:rPr>
        <w:fldChar w:fldCharType="end"/>
      </w:r>
      <w:r w:rsidR="00C440C2">
        <w:rPr>
          <w:lang w:val="fi-FI"/>
        </w:rPr>
        <w:t xml:space="preserve">. Silmukointivirhe voi olla suoraan tautifenotyypin aiheuttaja, </w:t>
      </w:r>
      <w:r w:rsidR="00C440C2">
        <w:rPr>
          <w:lang w:val="fi-FI"/>
        </w:rPr>
        <w:lastRenderedPageBreak/>
        <w:t>tai silmukointimutaatiolla voi olla vaikutusta taudin puhkeamiseen tai vakavuuteen</w:t>
      </w:r>
      <w:r w:rsidR="00B20F56">
        <w:rPr>
          <w:lang w:val="fi-FI"/>
        </w:rPr>
        <w:t xml:space="preserve"> </w:t>
      </w:r>
      <w:r w:rsidR="00B20F56">
        <w:rPr>
          <w:lang w:val="fi-FI"/>
        </w:rPr>
        <w:fldChar w:fldCharType="begin" w:fldLock="1"/>
      </w:r>
      <w:r w:rsidR="00996E24">
        <w:rPr>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B20F56">
        <w:rPr>
          <w:lang w:val="fi-FI"/>
        </w:rPr>
        <w:fldChar w:fldCharType="separate"/>
      </w:r>
      <w:r w:rsidR="00B20F56" w:rsidRPr="00B20F56">
        <w:rPr>
          <w:noProof/>
          <w:lang w:val="fi-FI"/>
        </w:rPr>
        <w:t>(Ward ja Cooper, 2010)</w:t>
      </w:r>
      <w:r w:rsidR="00B20F56">
        <w:rPr>
          <w:lang w:val="fi-FI"/>
        </w:rPr>
        <w:fldChar w:fldCharType="end"/>
      </w:r>
      <w:r w:rsidR="00C440C2">
        <w:rPr>
          <w:lang w:val="fi-FI"/>
        </w:rPr>
        <w:t>.</w:t>
      </w:r>
    </w:p>
    <w:p w14:paraId="64E92A25" w14:textId="77777777" w:rsidR="00A03CC3" w:rsidRDefault="00A03CC3" w:rsidP="00A03CC3">
      <w:pPr>
        <w:pStyle w:val="Heading1"/>
        <w:divId w:val="1791391697"/>
        <w:rPr>
          <w:lang w:val="fi-FI"/>
        </w:rPr>
      </w:pPr>
      <w:bookmarkStart w:id="7" w:name="_Toc532590947"/>
      <w:bookmarkStart w:id="8" w:name="_Toc532849126"/>
      <w:r>
        <w:rPr>
          <w:lang w:val="fi-FI"/>
        </w:rPr>
        <w:t xml:space="preserve">2. </w:t>
      </w:r>
      <w:r w:rsidR="00BF7C85">
        <w:rPr>
          <w:lang w:val="fi-FI"/>
        </w:rPr>
        <w:t>Esiaste-</w:t>
      </w:r>
      <w:proofErr w:type="spellStart"/>
      <w:r w:rsidR="00BF7C85">
        <w:rPr>
          <w:lang w:val="fi-FI"/>
        </w:rPr>
        <w:t>mRNA</w:t>
      </w:r>
      <w:proofErr w:type="spellEnd"/>
      <w:r w:rsidR="00BF7C85">
        <w:rPr>
          <w:lang w:val="fi-FI"/>
        </w:rPr>
        <w:t xml:space="preserve"> ja lähetti-RNA</w:t>
      </w:r>
      <w:bookmarkEnd w:id="7"/>
      <w:bookmarkEnd w:id="8"/>
    </w:p>
    <w:p w14:paraId="6002AB7A" w14:textId="77777777" w:rsidR="00A03CC3" w:rsidRDefault="00453ECE" w:rsidP="00A03CC3">
      <w:pPr>
        <w:divId w:val="1791391697"/>
        <w:rPr>
          <w:lang w:val="fi-FI"/>
        </w:rPr>
      </w:pPr>
      <w:r>
        <w:rPr>
          <w:rFonts w:cs="Times New Roman"/>
          <w:szCs w:val="24"/>
          <w:lang w:val="fi-FI"/>
        </w:rPr>
        <w:t xml:space="preserve">Transkriptiossa DNA:ssa olevasta geenistä muodostetaan yksijuosteinen RNA-kopio, jota kutsutaan </w:t>
      </w:r>
      <w:proofErr w:type="spellStart"/>
      <w:r>
        <w:rPr>
          <w:rFonts w:cs="Times New Roman"/>
          <w:szCs w:val="24"/>
          <w:lang w:val="fi-FI"/>
        </w:rPr>
        <w:t>esiaste-mRNA:ksi</w:t>
      </w:r>
      <w:proofErr w:type="spellEnd"/>
      <w:r>
        <w:rPr>
          <w:rFonts w:cs="Times New Roman"/>
          <w:szCs w:val="24"/>
          <w:lang w:val="fi-FI"/>
        </w:rPr>
        <w:t xml:space="preserve">. </w:t>
      </w:r>
      <w:proofErr w:type="spellStart"/>
      <w:r w:rsidR="00A03CC3">
        <w:rPr>
          <w:lang w:val="fi-FI"/>
        </w:rPr>
        <w:t>Eukaryoottien</w:t>
      </w:r>
      <w:proofErr w:type="spellEnd"/>
      <w:r w:rsidR="00A03CC3">
        <w:rPr>
          <w:lang w:val="fi-FI"/>
        </w:rPr>
        <w:t xml:space="preserve"> esiaste-</w:t>
      </w:r>
      <w:proofErr w:type="spellStart"/>
      <w:r w:rsidR="00A03CC3">
        <w:rPr>
          <w:lang w:val="fi-FI"/>
        </w:rPr>
        <w:t>mRNA</w:t>
      </w:r>
      <w:proofErr w:type="spellEnd"/>
      <w:r w:rsidR="00A03CC3">
        <w:rPr>
          <w:lang w:val="fi-FI"/>
        </w:rPr>
        <w:t xml:space="preserve"> muodostuu </w:t>
      </w:r>
      <w:proofErr w:type="spellStart"/>
      <w:r w:rsidR="00B71F7C">
        <w:rPr>
          <w:lang w:val="fi-FI"/>
        </w:rPr>
        <w:t>introneista</w:t>
      </w:r>
      <w:proofErr w:type="spellEnd"/>
      <w:r w:rsidR="00B71F7C">
        <w:rPr>
          <w:lang w:val="fi-FI"/>
        </w:rPr>
        <w:t xml:space="preserve"> ja </w:t>
      </w:r>
      <w:proofErr w:type="spellStart"/>
      <w:r w:rsidR="00B71F7C">
        <w:rPr>
          <w:lang w:val="fi-FI"/>
        </w:rPr>
        <w:t>eksoneista</w:t>
      </w:r>
      <w:proofErr w:type="spellEnd"/>
      <w:r w:rsidR="00BF7C85">
        <w:rPr>
          <w:lang w:val="fi-FI"/>
        </w:rPr>
        <w:t xml:space="preserve"> sekä muista funktionaalisista osista</w:t>
      </w:r>
      <w:r w:rsidR="00B71F7C">
        <w:rPr>
          <w:lang w:val="fi-FI"/>
        </w:rPr>
        <w:t xml:space="preserve">: </w:t>
      </w:r>
      <w:proofErr w:type="spellStart"/>
      <w:r w:rsidR="00B71F7C">
        <w:rPr>
          <w:lang w:val="fi-FI"/>
        </w:rPr>
        <w:t>intronit</w:t>
      </w:r>
      <w:proofErr w:type="spellEnd"/>
      <w:r w:rsidR="00B71F7C">
        <w:rPr>
          <w:lang w:val="fi-FI"/>
        </w:rPr>
        <w:t xml:space="preserve"> ovat yleensä ei-koodaavia osia RNA:ssa ja </w:t>
      </w:r>
      <w:proofErr w:type="spellStart"/>
      <w:r w:rsidR="00B71F7C">
        <w:rPr>
          <w:lang w:val="fi-FI"/>
        </w:rPr>
        <w:t>eksonit</w:t>
      </w:r>
      <w:proofErr w:type="spellEnd"/>
      <w:r w:rsidR="00B71F7C">
        <w:rPr>
          <w:lang w:val="fi-FI"/>
        </w:rPr>
        <w:t xml:space="preserve"> muodostavat lopullisen koodaavan lähetti-RNA:n</w:t>
      </w:r>
      <w:r w:rsidR="009B42BD">
        <w:rPr>
          <w:lang w:val="fi-FI"/>
        </w:rPr>
        <w:t xml:space="preserve">, kun </w:t>
      </w:r>
      <w:proofErr w:type="spellStart"/>
      <w:r w:rsidR="009B42BD">
        <w:rPr>
          <w:lang w:val="fi-FI"/>
        </w:rPr>
        <w:t>intronit</w:t>
      </w:r>
      <w:proofErr w:type="spellEnd"/>
      <w:r w:rsidR="009B42BD">
        <w:rPr>
          <w:lang w:val="fi-FI"/>
        </w:rPr>
        <w:t xml:space="preserve"> poistetaan silmukoinnissa</w:t>
      </w:r>
      <w:r w:rsidR="00B71F7C">
        <w:rPr>
          <w:lang w:val="fi-FI"/>
        </w:rPr>
        <w:t xml:space="preserve">. </w:t>
      </w:r>
      <w:proofErr w:type="spellStart"/>
      <w:r w:rsidR="00B71F7C">
        <w:rPr>
          <w:lang w:val="fi-FI"/>
        </w:rPr>
        <w:t>Eksoneita</w:t>
      </w:r>
      <w:proofErr w:type="spellEnd"/>
      <w:r w:rsidR="00B71F7C">
        <w:rPr>
          <w:lang w:val="fi-FI"/>
        </w:rPr>
        <w:t xml:space="preserve"> on vain noin kymmenesosa tyypillisen </w:t>
      </w:r>
      <w:proofErr w:type="spellStart"/>
      <w:r w:rsidR="00B71F7C">
        <w:rPr>
          <w:lang w:val="fi-FI"/>
        </w:rPr>
        <w:t>esiaste-mRNA:n</w:t>
      </w:r>
      <w:proofErr w:type="spellEnd"/>
      <w:r w:rsidR="00B71F7C">
        <w:rPr>
          <w:lang w:val="fi-FI"/>
        </w:rPr>
        <w:t xml:space="preserve"> pituudesta</w:t>
      </w:r>
      <w:r w:rsidR="00876A42">
        <w:rPr>
          <w:lang w:val="fi-FI"/>
        </w:rPr>
        <w:t xml:space="preserve"> </w:t>
      </w:r>
      <w:r w:rsidR="00876A42">
        <w:rPr>
          <w:lang w:val="fi-FI"/>
        </w:rPr>
        <w:fldChar w:fldCharType="begin" w:fldLock="1"/>
      </w:r>
      <w:r w:rsidR="00876A42">
        <w:rPr>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876A42">
        <w:rPr>
          <w:lang w:val="fi-FI"/>
        </w:rPr>
        <w:fldChar w:fldCharType="separate"/>
      </w:r>
      <w:r w:rsidR="00876A42" w:rsidRPr="00876A42">
        <w:rPr>
          <w:noProof/>
          <w:lang w:val="fi-FI"/>
        </w:rPr>
        <w:t>(Ward ja Cooper, 2010)</w:t>
      </w:r>
      <w:r w:rsidR="00876A42">
        <w:rPr>
          <w:lang w:val="fi-FI"/>
        </w:rPr>
        <w:fldChar w:fldCharType="end"/>
      </w:r>
      <w:r w:rsidR="00771915">
        <w:rPr>
          <w:lang w:val="fi-FI"/>
        </w:rPr>
        <w:t>.</w:t>
      </w:r>
    </w:p>
    <w:p w14:paraId="61793F96" w14:textId="7A763D88" w:rsidR="00453ECE" w:rsidRPr="00453ECE" w:rsidRDefault="00E92D88" w:rsidP="00A03CC3">
      <w:pPr>
        <w:divId w:val="1791391697"/>
        <w:rPr>
          <w:rFonts w:cs="Times New Roman"/>
          <w:szCs w:val="24"/>
          <w:lang w:val="fi-FI"/>
        </w:rPr>
      </w:pPr>
      <w:r>
        <w:rPr>
          <w:rFonts w:cs="Times New Roman"/>
          <w:szCs w:val="24"/>
          <w:lang w:val="fi-FI"/>
        </w:rPr>
        <w:tab/>
      </w:r>
      <w:r w:rsidR="00BC5404">
        <w:rPr>
          <w:rFonts w:cs="Times New Roman"/>
          <w:szCs w:val="24"/>
          <w:lang w:val="fi-FI"/>
        </w:rPr>
        <w:t>E</w:t>
      </w:r>
      <w:r w:rsidR="00453ECE">
        <w:rPr>
          <w:rFonts w:cs="Times New Roman"/>
          <w:szCs w:val="24"/>
          <w:lang w:val="fi-FI"/>
        </w:rPr>
        <w:t>siaste-</w:t>
      </w:r>
      <w:proofErr w:type="spellStart"/>
      <w:ins w:id="9" w:author="Pelin, Katarina B" w:date="2018-12-19T15:28:00Z">
        <w:r w:rsidR="00BA381D">
          <w:rPr>
            <w:rFonts w:cs="Times New Roman"/>
            <w:szCs w:val="24"/>
            <w:lang w:val="fi-FI"/>
          </w:rPr>
          <w:t>m</w:t>
        </w:r>
      </w:ins>
      <w:r w:rsidR="00453ECE">
        <w:rPr>
          <w:rFonts w:cs="Times New Roman"/>
          <w:szCs w:val="24"/>
          <w:lang w:val="fi-FI"/>
        </w:rPr>
        <w:t>RNA</w:t>
      </w:r>
      <w:proofErr w:type="spellEnd"/>
      <w:r w:rsidR="00453ECE">
        <w:rPr>
          <w:rFonts w:cs="Times New Roman"/>
          <w:szCs w:val="24"/>
          <w:lang w:val="fi-FI"/>
        </w:rPr>
        <w:t xml:space="preserve"> sisältää 5’- ja 3’-UTR -alueet (engl. </w:t>
      </w:r>
      <w:proofErr w:type="spellStart"/>
      <w:r w:rsidR="00453ECE">
        <w:rPr>
          <w:rFonts w:cs="Times New Roman"/>
          <w:szCs w:val="24"/>
          <w:lang w:val="fi-FI"/>
        </w:rPr>
        <w:t>untranslated</w:t>
      </w:r>
      <w:proofErr w:type="spellEnd"/>
      <w:r w:rsidR="00453ECE">
        <w:rPr>
          <w:rFonts w:cs="Times New Roman"/>
          <w:szCs w:val="24"/>
          <w:lang w:val="fi-FI"/>
        </w:rPr>
        <w:t xml:space="preserve"> </w:t>
      </w:r>
      <w:proofErr w:type="spellStart"/>
      <w:r w:rsidR="00453ECE">
        <w:rPr>
          <w:rFonts w:cs="Times New Roman"/>
          <w:szCs w:val="24"/>
          <w:lang w:val="fi-FI"/>
        </w:rPr>
        <w:t>region</w:t>
      </w:r>
      <w:proofErr w:type="spellEnd"/>
      <w:r w:rsidR="000D57A4">
        <w:rPr>
          <w:rFonts w:cs="Times New Roman"/>
          <w:szCs w:val="24"/>
          <w:lang w:val="fi-FI"/>
        </w:rPr>
        <w:t>, ei-</w:t>
      </w:r>
      <w:proofErr w:type="spellStart"/>
      <w:r w:rsidR="000D57A4">
        <w:rPr>
          <w:rFonts w:cs="Times New Roman"/>
          <w:szCs w:val="24"/>
          <w:lang w:val="fi-FI"/>
        </w:rPr>
        <w:t>transloitavat</w:t>
      </w:r>
      <w:proofErr w:type="spellEnd"/>
      <w:r w:rsidR="000D57A4">
        <w:rPr>
          <w:rFonts w:cs="Times New Roman"/>
          <w:szCs w:val="24"/>
          <w:lang w:val="fi-FI"/>
        </w:rPr>
        <w:t xml:space="preserve"> alueet</w:t>
      </w:r>
      <w:r w:rsidR="00453ECE">
        <w:rPr>
          <w:rFonts w:cs="Times New Roman"/>
          <w:szCs w:val="24"/>
          <w:lang w:val="fi-FI"/>
        </w:rPr>
        <w:t>), jotka eivät osallistu proteiinin koodaamiseen, sekä</w:t>
      </w:r>
      <w:r w:rsidR="008919E8">
        <w:rPr>
          <w:rFonts w:cs="Times New Roman"/>
          <w:szCs w:val="24"/>
          <w:lang w:val="fi-FI"/>
        </w:rPr>
        <w:t xml:space="preserve"> niiden väliset</w:t>
      </w:r>
      <w:r w:rsidR="00453ECE">
        <w:rPr>
          <w:rFonts w:cs="Times New Roman"/>
          <w:szCs w:val="24"/>
          <w:lang w:val="fi-FI"/>
        </w:rPr>
        <w:t xml:space="preserve"> </w:t>
      </w:r>
      <w:proofErr w:type="spellStart"/>
      <w:r w:rsidR="00453ECE">
        <w:rPr>
          <w:rFonts w:cs="Times New Roman"/>
          <w:szCs w:val="24"/>
          <w:lang w:val="fi-FI"/>
        </w:rPr>
        <w:t>intronit</w:t>
      </w:r>
      <w:proofErr w:type="spellEnd"/>
      <w:r w:rsidR="00453ECE">
        <w:rPr>
          <w:rFonts w:cs="Times New Roman"/>
          <w:szCs w:val="24"/>
          <w:lang w:val="fi-FI"/>
        </w:rPr>
        <w:t xml:space="preserve"> ja </w:t>
      </w:r>
      <w:proofErr w:type="spellStart"/>
      <w:r w:rsidR="00453ECE">
        <w:rPr>
          <w:rFonts w:cs="Times New Roman"/>
          <w:szCs w:val="24"/>
          <w:lang w:val="fi-FI"/>
        </w:rPr>
        <w:t>eksonit</w:t>
      </w:r>
      <w:proofErr w:type="spellEnd"/>
      <w:r w:rsidR="00453ECE">
        <w:rPr>
          <w:rFonts w:cs="Times New Roman"/>
          <w:szCs w:val="24"/>
          <w:lang w:val="fi-FI"/>
        </w:rPr>
        <w:t xml:space="preserve"> yhtenäisenä yksijuosteisena RNA-molekyylinä.</w:t>
      </w:r>
      <w:r w:rsidR="008F7350">
        <w:rPr>
          <w:rFonts w:cs="Times New Roman"/>
          <w:szCs w:val="24"/>
          <w:lang w:val="fi-FI"/>
        </w:rPr>
        <w:t xml:space="preserve"> </w:t>
      </w:r>
      <w:proofErr w:type="spellStart"/>
      <w:r w:rsidR="00453ECE">
        <w:rPr>
          <w:rFonts w:cs="Times New Roman"/>
          <w:szCs w:val="24"/>
          <w:lang w:val="fi-FI"/>
        </w:rPr>
        <w:t>Esiaste-mRNA:</w:t>
      </w:r>
      <w:r w:rsidR="008F7350">
        <w:rPr>
          <w:rFonts w:cs="Times New Roman"/>
          <w:szCs w:val="24"/>
          <w:lang w:val="fi-FI"/>
        </w:rPr>
        <w:t>ta</w:t>
      </w:r>
      <w:proofErr w:type="spellEnd"/>
      <w:r w:rsidR="00453ECE">
        <w:rPr>
          <w:rFonts w:cs="Times New Roman"/>
          <w:szCs w:val="24"/>
          <w:lang w:val="fi-FI"/>
        </w:rPr>
        <w:t xml:space="preserve"> muok</w:t>
      </w:r>
      <w:r w:rsidR="008F7350">
        <w:rPr>
          <w:rFonts w:cs="Times New Roman"/>
          <w:szCs w:val="24"/>
          <w:lang w:val="fi-FI"/>
        </w:rPr>
        <w:t>ataan transkription aikana</w:t>
      </w:r>
      <w:r w:rsidR="004C17F0">
        <w:rPr>
          <w:rFonts w:cs="Times New Roman"/>
          <w:szCs w:val="24"/>
          <w:lang w:val="fi-FI"/>
        </w:rPr>
        <w:t xml:space="preserve"> ja sen jälkeen</w:t>
      </w:r>
      <w:r w:rsidR="008F7350">
        <w:rPr>
          <w:rFonts w:cs="Times New Roman"/>
          <w:szCs w:val="24"/>
          <w:lang w:val="fi-FI"/>
        </w:rPr>
        <w:t>, joka</w:t>
      </w:r>
      <w:r w:rsidR="00453ECE">
        <w:rPr>
          <w:rFonts w:cs="Times New Roman"/>
          <w:szCs w:val="24"/>
          <w:lang w:val="fi-FI"/>
        </w:rPr>
        <w:t xml:space="preserve"> tapahtuu</w:t>
      </w:r>
      <w:r>
        <w:rPr>
          <w:rFonts w:cs="Times New Roman"/>
          <w:szCs w:val="24"/>
          <w:lang w:val="fi-FI"/>
        </w:rPr>
        <w:t xml:space="preserve"> aluksi</w:t>
      </w:r>
      <w:r w:rsidR="00453ECE">
        <w:rPr>
          <w:rFonts w:cs="Times New Roman"/>
          <w:szCs w:val="24"/>
          <w:lang w:val="fi-FI"/>
        </w:rPr>
        <w:t xml:space="preserve"> </w:t>
      </w:r>
      <w:r w:rsidR="00657A05">
        <w:rPr>
          <w:rFonts w:cs="Times New Roman"/>
          <w:szCs w:val="24"/>
          <w:lang w:val="fi-FI"/>
        </w:rPr>
        <w:t>liittämällä</w:t>
      </w:r>
      <w:r w:rsidR="00453ECE">
        <w:rPr>
          <w:rFonts w:cs="Times New Roman"/>
          <w:szCs w:val="24"/>
          <w:lang w:val="fi-FI"/>
        </w:rPr>
        <w:t xml:space="preserve"> esiaste-RNA:n 5’-päähän </w:t>
      </w:r>
      <w:r>
        <w:rPr>
          <w:rFonts w:cs="Times New Roman"/>
          <w:szCs w:val="24"/>
          <w:lang w:val="fi-FI"/>
        </w:rPr>
        <w:t>huppurakenne</w:t>
      </w:r>
      <w:r w:rsidR="00453ECE">
        <w:rPr>
          <w:rFonts w:cs="Times New Roman"/>
          <w:szCs w:val="24"/>
          <w:lang w:val="fi-FI"/>
        </w:rPr>
        <w:t xml:space="preserve"> ja 3’-päähän noin 200-250 emäksen </w:t>
      </w:r>
      <w:proofErr w:type="spellStart"/>
      <w:r w:rsidR="00453ECE">
        <w:rPr>
          <w:rFonts w:cs="Times New Roman"/>
          <w:szCs w:val="24"/>
          <w:lang w:val="fi-FI"/>
        </w:rPr>
        <w:t>polyadenylaatiohäntä</w:t>
      </w:r>
      <w:proofErr w:type="spellEnd"/>
      <w:r w:rsidR="00453ECE">
        <w:rPr>
          <w:rFonts w:cs="Times New Roman"/>
          <w:szCs w:val="24"/>
          <w:lang w:val="fi-FI"/>
        </w:rPr>
        <w:t xml:space="preserve"> (</w:t>
      </w:r>
      <w:proofErr w:type="spellStart"/>
      <w:r w:rsidR="00453ECE">
        <w:rPr>
          <w:rFonts w:cs="Times New Roman"/>
          <w:szCs w:val="24"/>
          <w:lang w:val="fi-FI"/>
        </w:rPr>
        <w:t>poly</w:t>
      </w:r>
      <w:proofErr w:type="spellEnd"/>
      <w:r w:rsidR="00453ECE">
        <w:rPr>
          <w:rFonts w:cs="Times New Roman"/>
          <w:szCs w:val="24"/>
          <w:lang w:val="fi-FI"/>
        </w:rPr>
        <w:t>(A) -häntä). 5’-</w:t>
      </w:r>
      <w:r w:rsidR="00F67EEB">
        <w:rPr>
          <w:rFonts w:cs="Times New Roman"/>
          <w:szCs w:val="24"/>
          <w:lang w:val="fi-FI"/>
        </w:rPr>
        <w:t>huppu</w:t>
      </w:r>
      <w:r w:rsidR="001726A7">
        <w:rPr>
          <w:rFonts w:cs="Times New Roman"/>
          <w:szCs w:val="24"/>
          <w:lang w:val="fi-FI"/>
        </w:rPr>
        <w:t xml:space="preserve"> -</w:t>
      </w:r>
      <w:r w:rsidR="00453ECE">
        <w:rPr>
          <w:rFonts w:cs="Times New Roman"/>
          <w:szCs w:val="24"/>
          <w:lang w:val="fi-FI"/>
        </w:rPr>
        <w:t xml:space="preserve">rakenne toimii sekä tunnistuskohtana proteiinisynteesille että estää lähetti-RNA:n hajottamista sytoplasmassa. Yleensä myös </w:t>
      </w:r>
      <w:proofErr w:type="spellStart"/>
      <w:r w:rsidR="00453ECE">
        <w:rPr>
          <w:rFonts w:cs="Times New Roman"/>
          <w:szCs w:val="24"/>
          <w:lang w:val="fi-FI"/>
        </w:rPr>
        <w:t>poly</w:t>
      </w:r>
      <w:proofErr w:type="spellEnd"/>
      <w:r w:rsidR="00453ECE">
        <w:rPr>
          <w:rFonts w:cs="Times New Roman"/>
          <w:szCs w:val="24"/>
          <w:lang w:val="fi-FI"/>
        </w:rPr>
        <w:t>(A) -häntä vakauttaa lähetti-RNA:ta ja estää sen hajo</w:t>
      </w:r>
      <w:del w:id="10" w:author="Pelin, Katarina B" w:date="2018-12-19T15:29:00Z">
        <w:r w:rsidR="00453ECE" w:rsidDel="00BA381D">
          <w:rPr>
            <w:rFonts w:cs="Times New Roman"/>
            <w:szCs w:val="24"/>
            <w:lang w:val="fi-FI"/>
          </w:rPr>
          <w:delText>i</w:delText>
        </w:r>
      </w:del>
      <w:r w:rsidR="00453ECE">
        <w:rPr>
          <w:rFonts w:cs="Times New Roman"/>
          <w:szCs w:val="24"/>
          <w:lang w:val="fi-FI"/>
        </w:rPr>
        <w:t xml:space="preserve">ttamista. </w:t>
      </w:r>
      <w:proofErr w:type="spellStart"/>
      <w:r w:rsidR="00A82C62">
        <w:rPr>
          <w:rFonts w:cs="Times New Roman"/>
          <w:szCs w:val="24"/>
          <w:lang w:val="fi-FI"/>
        </w:rPr>
        <w:t>Esiaste-mRNA:ssa</w:t>
      </w:r>
      <w:proofErr w:type="spellEnd"/>
      <w:r w:rsidR="00A82C62">
        <w:rPr>
          <w:rFonts w:cs="Times New Roman"/>
          <w:szCs w:val="24"/>
          <w:lang w:val="fi-FI"/>
        </w:rPr>
        <w:t xml:space="preserve"> olevat </w:t>
      </w:r>
      <w:proofErr w:type="spellStart"/>
      <w:r w:rsidR="00A82C62">
        <w:rPr>
          <w:rFonts w:cs="Times New Roman"/>
          <w:szCs w:val="24"/>
          <w:lang w:val="fi-FI"/>
        </w:rPr>
        <w:t>intronit</w:t>
      </w:r>
      <w:proofErr w:type="spellEnd"/>
      <w:r w:rsidR="00A82C62">
        <w:rPr>
          <w:rFonts w:cs="Times New Roman"/>
          <w:szCs w:val="24"/>
          <w:lang w:val="fi-FI"/>
        </w:rPr>
        <w:t xml:space="preserve"> silmukoidaan ja </w:t>
      </w:r>
      <w:proofErr w:type="spellStart"/>
      <w:r w:rsidR="00A82C62">
        <w:rPr>
          <w:rFonts w:cs="Times New Roman"/>
          <w:szCs w:val="24"/>
          <w:lang w:val="fi-FI"/>
        </w:rPr>
        <w:t>eksonit</w:t>
      </w:r>
      <w:proofErr w:type="spellEnd"/>
      <w:r w:rsidR="00A82C62">
        <w:rPr>
          <w:rFonts w:cs="Times New Roman"/>
          <w:szCs w:val="24"/>
          <w:lang w:val="fi-FI"/>
        </w:rPr>
        <w:t xml:space="preserve"> liitetään yhteen silmukoinnissa ennen kuin lähetti-RNA on valmis</w:t>
      </w:r>
      <w:r w:rsidR="00D56517">
        <w:rPr>
          <w:rFonts w:cs="Times New Roman"/>
          <w:szCs w:val="24"/>
          <w:lang w:val="fi-FI"/>
        </w:rPr>
        <w:t xml:space="preserve"> </w:t>
      </w:r>
      <w:r w:rsidR="00D56517">
        <w:rPr>
          <w:rFonts w:cs="Times New Roman"/>
          <w:szCs w:val="24"/>
          <w:lang w:val="fi-FI"/>
        </w:rPr>
        <w:fldChar w:fldCharType="begin" w:fldLock="1"/>
      </w:r>
      <w:r w:rsidR="007B62CA">
        <w:rPr>
          <w:rFonts w:cs="Times New Roman"/>
          <w:szCs w:val="24"/>
          <w:lang w:val="fi-FI"/>
        </w:rPr>
        <w:instrText>ADDIN CSL_CITATION {"citationItems":[{"id":"ITEM-1","itemData":{"ISBN":"978-951-656-462-6 sidottu","author":[{"dropping-particle":"","family":"Sariola","given":"Hannu","non-dropping-particle":"","parse-names":false,"suffix":""},{"dropping-particle":"","family":"Frilander","given":"Mikko","non-dropping-particle":"","parse-names":false,"suffix":""},{"dropping-particle":"","family":"Heino","given":"Tapio","non-dropping-particle":"","parse-names":false,"suffix":""},{"dropping-particle":"","family":"Jernvall","given":"Jukka","non-dropping-particle":"","parse-names":false,"suffix":""},{"dropping-particle":"","family":"Partanen","given":"Juha","non-dropping-particle":"","parse-names":false,"suffix":""},{"dropping-particle":"","family":"Sainio","given":"Kirsi","non-dropping-particle":"","parse-names":false,"suffix":""},{"dropping-particle":"","family":"Salminen","given":"Marjo","non-dropping-particle":"","parse-names":false,"suffix":""},{"dropping-particle":"","family":"Thesleff","given":"Irma","non-dropping-particle":"","parse-names":false,"suffix":""},{"dropping-particle":"","family":"Wartiovaara","given":"Kirmo","non-dropping-particle":"","parse-names":false,"suffix":""}],"edition":"2. uud. p.","editor":[{"dropping-particle":"","family":"Frilander kirjoittaja, toimittaja","given":"Mikko","non-dropping-particle":"","parse-names":false,"suffix":""},{"dropping-particle":"","family":"Sariola toimittaja","given":"Hannu","non-dropping-particle":"","parse-names":false,"suffix":""}],"id":"ITEM-1","issued":{"date-parts":[["2015"]]},"language":"fin","note":"Sisältää hakemistoja.","number-of-pages":"340","publisher":"Duodecim","publisher-place":"Helsinki","title":"Kehitysbiologia: solusta yksilöksi","type":"book"},"uris":["http://www.mendeley.com/documents/?uuid=7edd79e0-7fc1-4468-b03f-30fce702d3f1"]}],"mendeley":{"formattedCitation":"(&lt;span style=\"baseline\"&gt;Sariola ym.&lt;/span&gt;, 2015)","plainTextFormattedCitation":"(Sariola ym., 2015)","previouslyFormattedCitation":"(&lt;span style=\"baseline\"&gt;Sariola ym.&lt;/span&gt;, 2015)"},"properties":{"noteIndex":0},"schema":"https://github.com/citation-style-language/schema/raw/master/csl-citation.json"}</w:instrText>
      </w:r>
      <w:r w:rsidR="00D56517">
        <w:rPr>
          <w:rFonts w:cs="Times New Roman"/>
          <w:szCs w:val="24"/>
          <w:lang w:val="fi-FI"/>
        </w:rPr>
        <w:fldChar w:fldCharType="separate"/>
      </w:r>
      <w:r w:rsidR="00D56517" w:rsidRPr="00D56517">
        <w:rPr>
          <w:rFonts w:cs="Times New Roman"/>
          <w:noProof/>
          <w:szCs w:val="24"/>
          <w:lang w:val="fi-FI"/>
        </w:rPr>
        <w:t>(Sariola ym., 2015)</w:t>
      </w:r>
      <w:r w:rsidR="00D56517">
        <w:rPr>
          <w:rFonts w:cs="Times New Roman"/>
          <w:szCs w:val="24"/>
          <w:lang w:val="fi-FI"/>
        </w:rPr>
        <w:fldChar w:fldCharType="end"/>
      </w:r>
      <w:r w:rsidR="00A82C62">
        <w:rPr>
          <w:rFonts w:cs="Times New Roman"/>
          <w:szCs w:val="24"/>
          <w:lang w:val="fi-FI"/>
        </w:rPr>
        <w:t>.</w:t>
      </w:r>
    </w:p>
    <w:p w14:paraId="03893649" w14:textId="1FE81E21" w:rsidR="00BC2958" w:rsidRPr="0075690D" w:rsidRDefault="00FB7E84" w:rsidP="0075690D">
      <w:pPr>
        <w:divId w:val="1791391697"/>
        <w:rPr>
          <w:lang w:val="fi-FI"/>
        </w:rPr>
      </w:pPr>
      <w:r>
        <w:rPr>
          <w:lang w:val="fi-FI"/>
        </w:rPr>
        <w:lastRenderedPageBreak/>
        <w:tab/>
      </w:r>
      <w:r w:rsidR="00854E87">
        <w:rPr>
          <w:lang w:val="fi-FI"/>
        </w:rPr>
        <w:t>Silmukoinnille i</w:t>
      </w:r>
      <w:r w:rsidR="00771915">
        <w:rPr>
          <w:lang w:val="fi-FI"/>
        </w:rPr>
        <w:t>ntronien tärkeimmät funktionaaliset osat muodostuvat tyypillisesti 5’-</w:t>
      </w:r>
      <w:r w:rsidR="004D3596">
        <w:rPr>
          <w:lang w:val="fi-FI"/>
        </w:rPr>
        <w:t xml:space="preserve">pään </w:t>
      </w:r>
      <w:r w:rsidR="00771915">
        <w:rPr>
          <w:lang w:val="fi-FI"/>
        </w:rPr>
        <w:t>silmukointikohdasta</w:t>
      </w:r>
      <w:r w:rsidR="004D3596">
        <w:rPr>
          <w:lang w:val="fi-FI"/>
        </w:rPr>
        <w:t xml:space="preserve"> ja</w:t>
      </w:r>
      <w:r w:rsidR="00771915">
        <w:rPr>
          <w:lang w:val="fi-FI"/>
        </w:rPr>
        <w:t xml:space="preserve"> 3’-</w:t>
      </w:r>
      <w:r w:rsidR="004D3596">
        <w:rPr>
          <w:lang w:val="fi-FI"/>
        </w:rPr>
        <w:t xml:space="preserve">pään </w:t>
      </w:r>
      <w:r w:rsidR="00771915">
        <w:rPr>
          <w:lang w:val="fi-FI"/>
        </w:rPr>
        <w:t>silmukointikohdasta</w:t>
      </w:r>
      <w:r w:rsidR="004D3596">
        <w:rPr>
          <w:lang w:val="fi-FI"/>
        </w:rPr>
        <w:t>, jotka ovat introni</w:t>
      </w:r>
      <w:r w:rsidR="00515B07">
        <w:rPr>
          <w:lang w:val="fi-FI"/>
        </w:rPr>
        <w:t>e</w:t>
      </w:r>
      <w:r w:rsidR="004D3596">
        <w:rPr>
          <w:lang w:val="fi-FI"/>
        </w:rPr>
        <w:t xml:space="preserve">n päissä </w:t>
      </w:r>
      <w:proofErr w:type="spellStart"/>
      <w:r w:rsidR="004D3596">
        <w:rPr>
          <w:lang w:val="fi-FI"/>
        </w:rPr>
        <w:t>intronin</w:t>
      </w:r>
      <w:proofErr w:type="spellEnd"/>
      <w:r w:rsidR="004D3596">
        <w:rPr>
          <w:lang w:val="fi-FI"/>
        </w:rPr>
        <w:t xml:space="preserve"> ja </w:t>
      </w:r>
      <w:proofErr w:type="spellStart"/>
      <w:r w:rsidR="004D3596">
        <w:rPr>
          <w:lang w:val="fi-FI"/>
        </w:rPr>
        <w:t>eksonin</w:t>
      </w:r>
      <w:proofErr w:type="spellEnd"/>
      <w:r w:rsidR="004D3596">
        <w:rPr>
          <w:lang w:val="fi-FI"/>
        </w:rPr>
        <w:t xml:space="preserve"> rajalla.</w:t>
      </w:r>
      <w:r w:rsidR="003D1217">
        <w:rPr>
          <w:lang w:val="fi-FI"/>
        </w:rPr>
        <w:t xml:space="preserve"> 99 % </w:t>
      </w:r>
      <w:proofErr w:type="spellStart"/>
      <w:r w:rsidR="003D1217">
        <w:rPr>
          <w:lang w:val="fi-FI"/>
        </w:rPr>
        <w:t>introneista</w:t>
      </w:r>
      <w:proofErr w:type="spellEnd"/>
      <w:r w:rsidR="003D1217">
        <w:rPr>
          <w:lang w:val="fi-FI"/>
        </w:rPr>
        <w:t xml:space="preserve"> </w:t>
      </w:r>
      <w:proofErr w:type="spellStart"/>
      <w:r w:rsidR="003D1217">
        <w:rPr>
          <w:lang w:val="fi-FI"/>
        </w:rPr>
        <w:t>eksoni</w:t>
      </w:r>
      <w:proofErr w:type="spellEnd"/>
      <w:r w:rsidR="003D1217">
        <w:rPr>
          <w:lang w:val="fi-FI"/>
        </w:rPr>
        <w:t xml:space="preserve">-introni -rajalla </w:t>
      </w:r>
      <w:r w:rsidR="00515B07">
        <w:rPr>
          <w:lang w:val="fi-FI"/>
        </w:rPr>
        <w:t>ovat konservoituneet</w:t>
      </w:r>
      <w:r w:rsidR="003D1217">
        <w:rPr>
          <w:lang w:val="fi-FI"/>
        </w:rPr>
        <w:t xml:space="preserve"> GT-AG </w:t>
      </w:r>
      <w:proofErr w:type="spellStart"/>
      <w:r w:rsidR="003D1217">
        <w:rPr>
          <w:lang w:val="fi-FI"/>
        </w:rPr>
        <w:t>dinukleotidit</w:t>
      </w:r>
      <w:proofErr w:type="spellEnd"/>
      <w:r w:rsidR="00515B07">
        <w:rPr>
          <w:lang w:val="fi-FI"/>
        </w:rPr>
        <w:t>, ja niitä ympäröi vähemmän konservoitunut silmukointikohdan sekvenssi.</w:t>
      </w:r>
      <w:r w:rsidR="001257BE">
        <w:rPr>
          <w:lang w:val="fi-FI"/>
        </w:rPr>
        <w:t xml:space="preserve"> </w:t>
      </w:r>
      <w:r w:rsidR="00BA01E1">
        <w:rPr>
          <w:lang w:val="fi-FI"/>
        </w:rPr>
        <w:t>Lisäksi</w:t>
      </w:r>
      <w:r w:rsidR="004D3596">
        <w:rPr>
          <w:lang w:val="fi-FI"/>
        </w:rPr>
        <w:t xml:space="preserve"> </w:t>
      </w:r>
      <w:proofErr w:type="spellStart"/>
      <w:r w:rsidR="00BA01E1">
        <w:rPr>
          <w:lang w:val="fi-FI"/>
        </w:rPr>
        <w:t>i</w:t>
      </w:r>
      <w:r w:rsidR="004D3596">
        <w:rPr>
          <w:lang w:val="fi-FI"/>
        </w:rPr>
        <w:t>ntronissa</w:t>
      </w:r>
      <w:proofErr w:type="spellEnd"/>
      <w:r w:rsidR="004D3596">
        <w:rPr>
          <w:lang w:val="fi-FI"/>
        </w:rPr>
        <w:t xml:space="preserve"> on myös</w:t>
      </w:r>
      <w:r w:rsidR="00771915">
        <w:rPr>
          <w:lang w:val="fi-FI"/>
        </w:rPr>
        <w:t xml:space="preserve"> </w:t>
      </w:r>
      <w:r w:rsidR="0022366D">
        <w:rPr>
          <w:lang w:val="fi-FI"/>
        </w:rPr>
        <w:t>haarautumiskohta,</w:t>
      </w:r>
      <w:r w:rsidR="00854E87">
        <w:rPr>
          <w:lang w:val="fi-FI"/>
        </w:rPr>
        <w:t xml:space="preserve"> </w:t>
      </w:r>
      <w:r w:rsidR="00222939">
        <w:rPr>
          <w:lang w:val="fi-FI"/>
        </w:rPr>
        <w:t xml:space="preserve">joka sijaitsee 30-50 </w:t>
      </w:r>
      <w:proofErr w:type="spellStart"/>
      <w:r w:rsidR="00222939">
        <w:rPr>
          <w:lang w:val="fi-FI"/>
        </w:rPr>
        <w:t>nukleotidia</w:t>
      </w:r>
      <w:proofErr w:type="spellEnd"/>
      <w:r w:rsidR="00222939">
        <w:rPr>
          <w:lang w:val="fi-FI"/>
        </w:rPr>
        <w:t xml:space="preserve"> </w:t>
      </w:r>
      <w:del w:id="11" w:author="Pelin, Katarina B" w:date="2018-12-19T15:29:00Z">
        <w:r w:rsidR="00222939" w:rsidDel="00BA381D">
          <w:rPr>
            <w:lang w:val="fi-FI"/>
          </w:rPr>
          <w:delText>ala</w:delText>
        </w:r>
      </w:del>
      <w:ins w:id="12" w:author="Pelin, Katarina B" w:date="2018-12-19T15:30:00Z">
        <w:r w:rsidR="00BA381D">
          <w:rPr>
            <w:lang w:val="fi-FI"/>
          </w:rPr>
          <w:t>ylä</w:t>
        </w:r>
      </w:ins>
      <w:r w:rsidR="00222939">
        <w:rPr>
          <w:lang w:val="fi-FI"/>
        </w:rPr>
        <w:t>virtaan 3’-silmukointikohdasta</w:t>
      </w:r>
      <w:r w:rsidR="004D3596">
        <w:rPr>
          <w:lang w:val="fi-FI"/>
        </w:rPr>
        <w:t xml:space="preserve"> ja jo</w:t>
      </w:r>
      <w:r w:rsidR="0024020F">
        <w:rPr>
          <w:lang w:val="fi-FI"/>
        </w:rPr>
        <w:t xml:space="preserve">ssa on aina </w:t>
      </w:r>
      <w:r w:rsidR="00136ED0">
        <w:rPr>
          <w:lang w:val="fi-FI"/>
        </w:rPr>
        <w:t>konservoitunut</w:t>
      </w:r>
      <w:r w:rsidR="0024020F">
        <w:rPr>
          <w:lang w:val="fi-FI"/>
        </w:rPr>
        <w:t xml:space="preserve"> </w:t>
      </w:r>
      <w:proofErr w:type="spellStart"/>
      <w:r w:rsidR="00F334B2">
        <w:rPr>
          <w:lang w:val="fi-FI"/>
        </w:rPr>
        <w:t>adeniiniemäs</w:t>
      </w:r>
      <w:proofErr w:type="spellEnd"/>
      <w:r w:rsidR="0024020F">
        <w:rPr>
          <w:lang w:val="fi-FI"/>
        </w:rPr>
        <w:t xml:space="preserve">, johon silmukoinnissa muodostuva </w:t>
      </w:r>
      <w:proofErr w:type="spellStart"/>
      <w:r w:rsidR="0024020F">
        <w:rPr>
          <w:lang w:val="fi-FI"/>
        </w:rPr>
        <w:t>intronin</w:t>
      </w:r>
      <w:proofErr w:type="spellEnd"/>
      <w:r w:rsidR="0024020F">
        <w:rPr>
          <w:lang w:val="fi-FI"/>
        </w:rPr>
        <w:t xml:space="preserve"> </w:t>
      </w:r>
      <w:r w:rsidR="000E44B0">
        <w:rPr>
          <w:lang w:val="fi-FI"/>
        </w:rPr>
        <w:t>irrotettu</w:t>
      </w:r>
      <w:r w:rsidR="00EA105D">
        <w:rPr>
          <w:lang w:val="fi-FI"/>
        </w:rPr>
        <w:t xml:space="preserve"> 5’-pää</w:t>
      </w:r>
      <w:r w:rsidR="0024020F">
        <w:rPr>
          <w:lang w:val="fi-FI"/>
        </w:rPr>
        <w:t xml:space="preserve"> kiinnittyy</w:t>
      </w:r>
      <w:r w:rsidR="003D3B9B">
        <w:rPr>
          <w:lang w:val="fi-FI"/>
        </w:rPr>
        <w:t>.</w:t>
      </w:r>
      <w:r w:rsidR="004D3596">
        <w:rPr>
          <w:lang w:val="fi-FI"/>
        </w:rPr>
        <w:t xml:space="preserve"> Lisäksi 3’-pään silmukointikohdan ja haarautumiskohdan välillä on 15-20 </w:t>
      </w:r>
      <w:proofErr w:type="spellStart"/>
      <w:r w:rsidR="004D3596">
        <w:rPr>
          <w:lang w:val="fi-FI"/>
        </w:rPr>
        <w:t>nukleotidi</w:t>
      </w:r>
      <w:r w:rsidR="006E2855">
        <w:rPr>
          <w:lang w:val="fi-FI"/>
        </w:rPr>
        <w:t>a</w:t>
      </w:r>
      <w:proofErr w:type="spellEnd"/>
      <w:r w:rsidR="006E2855">
        <w:rPr>
          <w:lang w:val="fi-FI"/>
        </w:rPr>
        <w:t xml:space="preserve"> pitkä,</w:t>
      </w:r>
      <w:r w:rsidR="004D3596">
        <w:rPr>
          <w:lang w:val="fi-FI"/>
        </w:rPr>
        <w:t xml:space="preserve"> varsinkin </w:t>
      </w:r>
      <w:proofErr w:type="spellStart"/>
      <w:r w:rsidR="004D3596">
        <w:rPr>
          <w:lang w:val="fi-FI"/>
        </w:rPr>
        <w:t>urasiilinukleotideja</w:t>
      </w:r>
      <w:proofErr w:type="spellEnd"/>
      <w:r w:rsidR="004D3596">
        <w:rPr>
          <w:lang w:val="fi-FI"/>
        </w:rPr>
        <w:t xml:space="preserve"> sisältävä </w:t>
      </w:r>
      <w:proofErr w:type="spellStart"/>
      <w:r w:rsidR="004D3596">
        <w:rPr>
          <w:lang w:val="fi-FI"/>
        </w:rPr>
        <w:t>polypyrimidiinijakso</w:t>
      </w:r>
      <w:proofErr w:type="spellEnd"/>
      <w:r w:rsidR="004D3596">
        <w:rPr>
          <w:lang w:val="fi-FI"/>
        </w:rPr>
        <w:t xml:space="preserve"> 5-40 </w:t>
      </w:r>
      <w:proofErr w:type="spellStart"/>
      <w:r w:rsidR="004D3596">
        <w:rPr>
          <w:lang w:val="fi-FI"/>
        </w:rPr>
        <w:t>nukleotidia</w:t>
      </w:r>
      <w:proofErr w:type="spellEnd"/>
      <w:r w:rsidR="004D3596">
        <w:rPr>
          <w:lang w:val="fi-FI"/>
        </w:rPr>
        <w:t xml:space="preserve"> ylävirtaan silmukointikohdasta</w:t>
      </w:r>
      <w:r w:rsidR="0022366D" w:rsidRPr="0022366D">
        <w:rPr>
          <w:lang w:val="fi-FI"/>
        </w:rPr>
        <w:t xml:space="preserve"> </w:t>
      </w:r>
      <w:r w:rsidR="0022366D">
        <w:rPr>
          <w:lang w:val="fi-FI"/>
        </w:rPr>
        <w:fldChar w:fldCharType="begin" w:fldLock="1"/>
      </w:r>
      <w:r w:rsidR="0022366D">
        <w:rPr>
          <w:lang w:val="fi-FI"/>
        </w:rPr>
        <w:instrText>ADDIN CSL_CITATION {"citationItems":[{"id":"ITEM-1","itemData":{"DOI":"10.1016/j.cell.2009.02.011","ISSN":"0092-8674","abstract":"Cellular functions depend on numerous protein-coding and non-coding RNAs and the RNA-binding proteins associated with them, which form ribonucleoprotein complexes (RNPs). Mutations that disrupt either the RNA or protein components of RNPs or the factors required for their assembly can be deleterious. Alternative splicing provides cells with an exquisite capacity to fine-tune their transcriptome and proteome in response to cues. Splicing depends on a complex code, numerous RNA-binding proteins and an enormously intricate network of interactions among them, increasing the opportunity for exposure to mutations and mis-regulation that cause disease. The discovery of disease-causing mutations in RNAs is yielding a wealth of new therapeutic targets, and the growing understanding of RNA biology and chemistry is providing new RNA-based tools for developing therapeutics.","author":[{"dropping-particle":"","family":"Cooper","given":"Thomas A","non-dropping-particle":"","parse-names":false,"suffix":""},{"dropping-particle":"","family":"Wan","given":"Lili","non-dropping-particle":"","parse-names":false,"suffix":""},{"dropping-particle":"","family":"Dreyfuss","given":"Gideon","non-dropping-particle":"","parse-names":false,"suffix":""}],"container-title":"Cell","id":"ITEM-1","issue":"4","issued":{"date-parts":[["2009"]]},"note":"J1: Cell","page":"777-793","title":"RNA and Disease","type":"article-journal","volume":"136"},"uris":["http://www.mendeley.com/documents/?uuid=face3c74-b3bb-4492-b657-7da5b771fa09"]}],"mendeley":{"formattedCitation":"(&lt;span style=\"baseline\"&gt;Cooper ym.&lt;/span&gt;, 2009)","plainTextFormattedCitation":"(Cooper ym., 2009)","previouslyFormattedCitation":"(&lt;span style=\"baseline\"&gt;Cooper ym.&lt;/span&gt;, 2009)"},"properties":{"noteIndex":0},"schema":"https://github.com/citation-style-language/schema/raw/master/csl-citation.json"}</w:instrText>
      </w:r>
      <w:r w:rsidR="0022366D">
        <w:rPr>
          <w:lang w:val="fi-FI"/>
        </w:rPr>
        <w:fldChar w:fldCharType="separate"/>
      </w:r>
      <w:r w:rsidR="0022366D" w:rsidRPr="00876A42">
        <w:rPr>
          <w:noProof/>
          <w:lang w:val="fi-FI"/>
        </w:rPr>
        <w:t>(Cooper ym., 2009)</w:t>
      </w:r>
      <w:r w:rsidR="0022366D">
        <w:rPr>
          <w:lang w:val="fi-FI"/>
        </w:rPr>
        <w:fldChar w:fldCharType="end"/>
      </w:r>
      <w:r w:rsidR="004D3596">
        <w:rPr>
          <w:lang w:val="fi-FI"/>
        </w:rPr>
        <w:t>.</w:t>
      </w:r>
    </w:p>
    <w:p w14:paraId="41F44B5D" w14:textId="77777777" w:rsidR="00C016CB" w:rsidRDefault="00C016CB" w:rsidP="000B1FB0">
      <w:pPr>
        <w:pStyle w:val="Heading1"/>
        <w:divId w:val="1791391697"/>
        <w:rPr>
          <w:lang w:val="fi-FI"/>
        </w:rPr>
      </w:pPr>
      <w:bookmarkStart w:id="13" w:name="_Toc532590950"/>
      <w:bookmarkStart w:id="14" w:name="_Toc532849127"/>
      <w:r>
        <w:rPr>
          <w:lang w:val="fi-FI"/>
        </w:rPr>
        <w:t>3</w:t>
      </w:r>
      <w:r w:rsidR="000B1FB0">
        <w:rPr>
          <w:lang w:val="fi-FI"/>
        </w:rPr>
        <w:t>.</w:t>
      </w:r>
      <w:r w:rsidR="00B36968">
        <w:rPr>
          <w:lang w:val="fi-FI"/>
        </w:rPr>
        <w:t xml:space="preserve"> </w:t>
      </w:r>
      <w:r>
        <w:rPr>
          <w:lang w:val="fi-FI"/>
        </w:rPr>
        <w:t>Silmukointi</w:t>
      </w:r>
      <w:bookmarkEnd w:id="13"/>
      <w:r w:rsidR="00516FA5">
        <w:rPr>
          <w:lang w:val="fi-FI"/>
        </w:rPr>
        <w:t xml:space="preserve"> ja </w:t>
      </w:r>
      <w:proofErr w:type="spellStart"/>
      <w:r w:rsidR="00516FA5">
        <w:rPr>
          <w:lang w:val="fi-FI"/>
        </w:rPr>
        <w:t>spliseosomit</w:t>
      </w:r>
      <w:bookmarkEnd w:id="14"/>
      <w:proofErr w:type="spellEnd"/>
    </w:p>
    <w:p w14:paraId="53FBF524" w14:textId="1D2D1FD6" w:rsidR="00FB7E84" w:rsidRDefault="001D1E15" w:rsidP="00B819CC">
      <w:pPr>
        <w:divId w:val="1791391697"/>
        <w:rPr>
          <w:rFonts w:cs="Times New Roman"/>
          <w:szCs w:val="24"/>
          <w:lang w:val="fi-FI"/>
        </w:rPr>
      </w:pPr>
      <w:r>
        <w:rPr>
          <w:rFonts w:cs="Times New Roman"/>
          <w:szCs w:val="24"/>
          <w:lang w:val="fi-FI"/>
        </w:rPr>
        <w:t xml:space="preserve">Silmukointia esiintyy käytännössä kaikilla </w:t>
      </w:r>
      <w:proofErr w:type="spellStart"/>
      <w:r>
        <w:rPr>
          <w:rFonts w:cs="Times New Roman"/>
          <w:szCs w:val="24"/>
          <w:lang w:val="fi-FI"/>
        </w:rPr>
        <w:t>eukaryooteilla</w:t>
      </w:r>
      <w:proofErr w:type="spellEnd"/>
      <w:r>
        <w:rPr>
          <w:rFonts w:cs="Times New Roman"/>
          <w:szCs w:val="24"/>
          <w:lang w:val="fi-FI"/>
        </w:rPr>
        <w:t xml:space="preserve"> ja varsinkin monisoluisilla eliöillä. Silmukoinnin hyödyt johtuvat sen joustavuudesta geenien monimuotoisuuden lisäämisessä</w:t>
      </w:r>
      <w:r w:rsidR="00297CBC">
        <w:rPr>
          <w:rFonts w:cs="Times New Roman"/>
          <w:szCs w:val="24"/>
          <w:lang w:val="fi-FI"/>
        </w:rPr>
        <w:t xml:space="preserve">: </w:t>
      </w:r>
      <w:proofErr w:type="spellStart"/>
      <w:r w:rsidR="00297CBC">
        <w:rPr>
          <w:rFonts w:cs="Times New Roman"/>
          <w:szCs w:val="24"/>
          <w:lang w:val="fi-FI"/>
        </w:rPr>
        <w:t>eksonien</w:t>
      </w:r>
      <w:proofErr w:type="spellEnd"/>
      <w:r w:rsidR="00297CBC">
        <w:rPr>
          <w:rFonts w:cs="Times New Roman"/>
          <w:szCs w:val="24"/>
          <w:lang w:val="fi-FI"/>
        </w:rPr>
        <w:t xml:space="preserve"> </w:t>
      </w:r>
      <w:proofErr w:type="spellStart"/>
      <w:r w:rsidR="00297CBC">
        <w:rPr>
          <w:rFonts w:cs="Times New Roman"/>
          <w:szCs w:val="24"/>
          <w:lang w:val="fi-FI"/>
        </w:rPr>
        <w:t>duplikaatio</w:t>
      </w:r>
      <w:proofErr w:type="spellEnd"/>
      <w:r w:rsidR="00297CBC">
        <w:rPr>
          <w:rFonts w:cs="Times New Roman"/>
          <w:szCs w:val="24"/>
          <w:lang w:val="fi-FI"/>
        </w:rPr>
        <w:t xml:space="preserve"> ja </w:t>
      </w:r>
      <w:proofErr w:type="spellStart"/>
      <w:r w:rsidR="00297CBC">
        <w:rPr>
          <w:rFonts w:cs="Times New Roman"/>
          <w:szCs w:val="24"/>
          <w:lang w:val="fi-FI"/>
        </w:rPr>
        <w:t>translokaatio</w:t>
      </w:r>
      <w:proofErr w:type="spellEnd"/>
      <w:r w:rsidR="00297CBC">
        <w:rPr>
          <w:rFonts w:cs="Times New Roman"/>
          <w:szCs w:val="24"/>
          <w:lang w:val="fi-FI"/>
        </w:rPr>
        <w:t xml:space="preserve"> geenistä toiseen mahdollistaa uusien hybridigeenien muodostumisen</w:t>
      </w:r>
      <w:r w:rsidR="008F4E9E">
        <w:rPr>
          <w:rFonts w:cs="Times New Roman"/>
          <w:szCs w:val="24"/>
          <w:lang w:val="fi-FI"/>
        </w:rPr>
        <w:t xml:space="preserve"> ja </w:t>
      </w:r>
      <w:r w:rsidR="00BD6B86">
        <w:rPr>
          <w:rFonts w:cs="Times New Roman"/>
          <w:szCs w:val="24"/>
          <w:lang w:val="fi-FI"/>
        </w:rPr>
        <w:t xml:space="preserve">toiminnallisen monimuotoisuuden lisääntymisen </w:t>
      </w:r>
      <w:r w:rsidR="00297CBC">
        <w:rPr>
          <w:rFonts w:cs="Times New Roman"/>
          <w:szCs w:val="24"/>
          <w:lang w:val="fi-FI"/>
        </w:rPr>
        <w:fldChar w:fldCharType="begin" w:fldLock="1"/>
      </w:r>
      <w:r w:rsidR="00297CBC">
        <w:rPr>
          <w:rFonts w:cs="Times New Roman"/>
          <w:szCs w:val="24"/>
          <w:lang w:val="fi-FI"/>
        </w:rPr>
        <w:instrText>ADDIN CSL_CITATION {"citationItems":[{"id":"ITEM-1","itemData":{"ISBN":"0815344805 nidottu","author":[{"dropping-particle":"","family":"Strachan","given":"Tom","non-dropping-particle":"","parse-names":false,"suffix":""},{"dropping-particle":"","family":"Chinnery","given":"Patrick F.","non-dropping-particle":"","parse-names":false,"suffix":""},{"dropping-particle":"","family":"Goodship","given":"Judith","non-dropping-particle":"","parse-names":false,"suffix":""}],"id":"ITEM-1","issued":{"date-parts":[["2015"]]},"language":"eng","publisher":"Garland Science, Taylor &amp; Francis Group, LLC","publisher-place":"New York, NY ; Abingdon, UK","title":"Genetics and genomics in medicine","type":"book"},"uris":["http://www.mendeley.com/documents/?uuid=c5c67282-4499-4590-a67c-c1345c57fb4d"]}],"mendeley":{"formattedCitation":"(&lt;span style=\"baseline\"&gt;Strachan ym.&lt;/span&gt;, 2015)","plainTextFormattedCitation":"(Strachan ym., 2015)","previouslyFormattedCitation":"(&lt;span style=\"baseline\"&gt;Strachan ym.&lt;/span&gt;, 2015)"},"properties":{"noteIndex":0},"schema":"https://github.com/citation-style-language/schema/raw/master/csl-citation.json"}</w:instrText>
      </w:r>
      <w:r w:rsidR="00297CBC">
        <w:rPr>
          <w:rFonts w:cs="Times New Roman"/>
          <w:szCs w:val="24"/>
          <w:lang w:val="fi-FI"/>
        </w:rPr>
        <w:fldChar w:fldCharType="separate"/>
      </w:r>
      <w:r w:rsidR="00297CBC" w:rsidRPr="00297CBC">
        <w:rPr>
          <w:rFonts w:cs="Times New Roman"/>
          <w:noProof/>
          <w:szCs w:val="24"/>
          <w:lang w:val="fi-FI"/>
        </w:rPr>
        <w:t>(Strachan ym., 2015)</w:t>
      </w:r>
      <w:r w:rsidR="00297CBC">
        <w:rPr>
          <w:rFonts w:cs="Times New Roman"/>
          <w:szCs w:val="24"/>
          <w:lang w:val="fi-FI"/>
        </w:rPr>
        <w:fldChar w:fldCharType="end"/>
      </w:r>
      <w:r w:rsidR="00297CBC">
        <w:rPr>
          <w:rFonts w:cs="Times New Roman"/>
          <w:szCs w:val="24"/>
          <w:lang w:val="fi-FI"/>
        </w:rPr>
        <w:t>.</w:t>
      </w:r>
      <w:r w:rsidR="00FF50CE">
        <w:rPr>
          <w:rFonts w:cs="Times New Roman"/>
          <w:szCs w:val="24"/>
          <w:lang w:val="fi-FI"/>
        </w:rPr>
        <w:t xml:space="preserve"> Duplikaatiot johtavat redundanssiin, jonka seurauksena </w:t>
      </w:r>
      <w:proofErr w:type="spellStart"/>
      <w:r w:rsidR="00FF50CE">
        <w:rPr>
          <w:rFonts w:cs="Times New Roman"/>
          <w:szCs w:val="24"/>
          <w:lang w:val="fi-FI"/>
        </w:rPr>
        <w:t>duplikoituneeseen</w:t>
      </w:r>
      <w:proofErr w:type="spellEnd"/>
      <w:r w:rsidR="00FF50CE">
        <w:rPr>
          <w:rFonts w:cs="Times New Roman"/>
          <w:szCs w:val="24"/>
          <w:lang w:val="fi-FI"/>
        </w:rPr>
        <w:t xml:space="preserve"> geeniin kohdistuu vähemmän evolutiivista valintapainetta, jolloin siihen kertyy mutaatioita ja sitä kautta mahdollisesti uudenlainen geeni pystyy muodostamaan uusia </w:t>
      </w:r>
      <w:proofErr w:type="spellStart"/>
      <w:r w:rsidR="00FF50CE">
        <w:rPr>
          <w:rFonts w:cs="Times New Roman"/>
          <w:szCs w:val="24"/>
          <w:lang w:val="fi-FI"/>
        </w:rPr>
        <w:t>toiminnallisuuksia</w:t>
      </w:r>
      <w:proofErr w:type="spellEnd"/>
      <w:r w:rsidR="00B50D12">
        <w:rPr>
          <w:rFonts w:cs="Times New Roman"/>
          <w:szCs w:val="24"/>
          <w:lang w:val="fi-FI"/>
        </w:rPr>
        <w:t xml:space="preserve"> tai</w:t>
      </w:r>
      <w:r w:rsidR="00FF50CE">
        <w:rPr>
          <w:rFonts w:cs="Times New Roman"/>
          <w:szCs w:val="24"/>
          <w:lang w:val="fi-FI"/>
        </w:rPr>
        <w:t xml:space="preserve"> sen ekspressio muuttuu erilaiseksi. </w:t>
      </w:r>
      <w:r w:rsidR="00FF50CE">
        <w:rPr>
          <w:rFonts w:cs="Times New Roman"/>
          <w:szCs w:val="24"/>
          <w:lang w:val="fi-FI"/>
        </w:rPr>
        <w:fldChar w:fldCharType="begin" w:fldLock="1"/>
      </w:r>
      <w:r w:rsidR="00AA708A">
        <w:rPr>
          <w:rFonts w:cs="Times New Roman"/>
          <w:szCs w:val="24"/>
          <w:lang w:val="fi-FI"/>
        </w:rPr>
        <w:instrText>ADDIN CSL_CITATION {"citationItems":[{"id":"ITEM-1","itemData":{"DOI":"10.1002/bies.20692","abstract":"Abstract Alternative splicing is a well-characterized mechanism by which multiple transcripts are generated from a single mRNA precursor. By allowing production of several protein isoforms from one pre-mRNA, alternative splicing contributes to proteomic diversity. But what do we know about the origin of this mechanism? Do the same evolutionary forces apply to alternatively and constitutively splice exons? Do similar forces act on all types of alternative splicing? Are the products generated by alternative splicing functional? Why is “improper” recognition of exons and introns allowed by the splicing machinery? In this review, we summarize the current knowledge regarding these issues from an evolutionary perspective. BioEssays 30:38–47, 2008. © 2007 Wiley Periodicals, Inc.","author":[{"dropping-particle":"","family":"Kim","given":"Eddo","non-dropping-particle":"","parse-names":false,"suffix":""},{"dropping-particle":"","family":"Goren","given":"Amir","non-dropping-particle":"","parse-names":false,"suffix":""},{"dropping-particle":"","family":"Ast","given":"Gil","non-dropping-particle":"","parse-names":false,"suffix":""}],"container-title":"BioEssays","id":"ITEM-1","issue":"1","issued":{"date-parts":[["2008"]]},"page":"38-47","title":"Alternative splicing: current perspectives","type":"article-journal","volume":"30"},"uris":["http://www.mendeley.com/documents/?uuid=fcc844e5-3f97-43b3-80c3-f63346f52c17"]}],"mendeley":{"formattedCitation":"(&lt;span style=\"baseline\"&gt;Kim ym.&lt;/span&gt;, 2008)","plainTextFormattedCitation":"(Kim ym., 2008)","previouslyFormattedCitation":"(&lt;span style=\"baseline\"&gt;Kim ym.&lt;/span&gt;, 2008)"},"properties":{"noteIndex":0},"schema":"https://github.com/citation-style-language/schema/raw/master/csl-citation.json"}</w:instrText>
      </w:r>
      <w:r w:rsidR="00FF50CE">
        <w:rPr>
          <w:rFonts w:cs="Times New Roman"/>
          <w:szCs w:val="24"/>
          <w:lang w:val="fi-FI"/>
        </w:rPr>
        <w:fldChar w:fldCharType="separate"/>
      </w:r>
      <w:r w:rsidR="00FF50CE" w:rsidRPr="00FF50CE">
        <w:rPr>
          <w:rFonts w:cs="Times New Roman"/>
          <w:noProof/>
          <w:szCs w:val="24"/>
          <w:lang w:val="fi-FI"/>
        </w:rPr>
        <w:t>(Kim ym., 2008)</w:t>
      </w:r>
      <w:r w:rsidR="00FF50CE">
        <w:rPr>
          <w:rFonts w:cs="Times New Roman"/>
          <w:szCs w:val="24"/>
          <w:lang w:val="fi-FI"/>
        </w:rPr>
        <w:fldChar w:fldCharType="end"/>
      </w:r>
      <w:r w:rsidR="00FF50CE">
        <w:rPr>
          <w:rFonts w:cs="Times New Roman"/>
          <w:szCs w:val="24"/>
          <w:lang w:val="fi-FI"/>
        </w:rPr>
        <w:t xml:space="preserve">. </w:t>
      </w:r>
      <w:r w:rsidR="00297CBC">
        <w:rPr>
          <w:rFonts w:cs="Times New Roman"/>
          <w:szCs w:val="24"/>
          <w:lang w:val="fi-FI"/>
        </w:rPr>
        <w:lastRenderedPageBreak/>
        <w:t xml:space="preserve">Sen lisäksi </w:t>
      </w:r>
      <w:r w:rsidR="00BD6B86">
        <w:rPr>
          <w:rFonts w:cs="Times New Roman"/>
          <w:szCs w:val="24"/>
          <w:lang w:val="fi-FI"/>
        </w:rPr>
        <w:t>introni-</w:t>
      </w:r>
      <w:proofErr w:type="spellStart"/>
      <w:r w:rsidR="00BD6B86">
        <w:rPr>
          <w:rFonts w:cs="Times New Roman"/>
          <w:szCs w:val="24"/>
          <w:lang w:val="fi-FI"/>
        </w:rPr>
        <w:t>eksoni</w:t>
      </w:r>
      <w:proofErr w:type="spellEnd"/>
      <w:r w:rsidR="00BD6B86">
        <w:rPr>
          <w:rFonts w:cs="Times New Roman"/>
          <w:szCs w:val="24"/>
          <w:lang w:val="fi-FI"/>
        </w:rPr>
        <w:t xml:space="preserve"> -rakenne</w:t>
      </w:r>
      <w:r w:rsidR="00297CBC">
        <w:rPr>
          <w:rFonts w:cs="Times New Roman"/>
          <w:szCs w:val="24"/>
          <w:lang w:val="fi-FI"/>
        </w:rPr>
        <w:t xml:space="preserve"> mahdollistaa vaihtoehtoisen silmukoinnin, joka puolestaan mahdollistaa samasta geenistä usean eri geenituotteen tuottamisen solun tarpeen mukaan: vaihtoehto</w:t>
      </w:r>
      <w:r w:rsidR="00A84592">
        <w:rPr>
          <w:rFonts w:cs="Times New Roman"/>
          <w:szCs w:val="24"/>
          <w:lang w:val="fi-FI"/>
        </w:rPr>
        <w:t>is</w:t>
      </w:r>
      <w:r w:rsidR="00297CBC">
        <w:rPr>
          <w:rFonts w:cs="Times New Roman"/>
          <w:szCs w:val="24"/>
          <w:lang w:val="fi-FI"/>
        </w:rPr>
        <w:t>en silmukoinnin avulla saman geenin proteiini</w:t>
      </w:r>
      <w:r w:rsidR="00A84592">
        <w:rPr>
          <w:rFonts w:cs="Times New Roman"/>
          <w:szCs w:val="24"/>
          <w:lang w:val="fi-FI"/>
        </w:rPr>
        <w:t>tuote</w:t>
      </w:r>
      <w:r w:rsidR="00297CBC">
        <w:rPr>
          <w:rFonts w:cs="Times New Roman"/>
          <w:szCs w:val="24"/>
          <w:lang w:val="fi-FI"/>
        </w:rPr>
        <w:t xml:space="preserve"> voi olla toiminnallisuudeltaan erilainen esimerkiksi proteiini-proteiini -interaktioissa, solunsisäisessä sijainnissa ja katalyyttisessä aktiivisuudessa </w:t>
      </w:r>
      <w:r w:rsidR="00297CBC">
        <w:rPr>
          <w:rFonts w:cs="Times New Roman"/>
          <w:szCs w:val="24"/>
          <w:lang w:val="fi-FI"/>
        </w:rPr>
        <w:fldChar w:fldCharType="begin" w:fldLock="1"/>
      </w:r>
      <w:r w:rsidR="009A168A">
        <w:rPr>
          <w:rFonts w:cs="Times New Roman"/>
          <w:szCs w:val="24"/>
          <w:lang w:val="fi-FI"/>
        </w:rPr>
        <w:instrText>ADDIN CSL_CITATION {"citationItems":[{"id":"ITEM-1","itemData":{"DOI":"10.1016/j.bbadis.2008.09.017","ISSN":"0006-3002","abstract":"Almost all protein-coding genes are spliced and their majority is alternatively spliced. Alternative splicing is a key element in eukaryotic gene expression that increases the coding capacity of the human genome and an increasing number of examples illustrates that the selection of wrong splice sites causes human disease. A fine-tuned balance of factors regulates splice site selection. Here, we discuss well-studied examples that show how a disturbance of this balance can cause human disease. The rapidly emerging knowledge of splicing regulation now allows the development of treatment options.","author":[{"dropping-particle":"","family":"Tazi","given":"Jamal","non-dropping-particle":"","parse-names":false,"suffix":""},{"dropping-particle":"","family":"Bakkour","given":"Nadia","non-dropping-particle":"","parse-names":false,"suffix":""},{"dropping-particle":"","family":"Stamm","given":"Stefan","non-dropping-particle":"","parse-names":false,"suffix":""}],"container-title":"Biochimica et biophysica acta","edition":"2008/10/17","id":"ITEM-1","issue":"1","issued":{"date-parts":[["2009","1"]]},"page":"14-26","title":"Alternative splicing and disease","type":"article-journal","volume":"1792"},"uris":["http://www.mendeley.com/documents/?uuid=2c005ce6-5b3b-443d-962d-aa5c61576897"]}],"mendeley":{"formattedCitation":"(&lt;span style=\"baseline\"&gt;Tazi ym.&lt;/span&gt;, 2009)","plainTextFormattedCitation":"(Tazi ym., 2009)","previouslyFormattedCitation":"(&lt;span style=\"baseline\"&gt;Tazi ym.&lt;/span&gt;, 2009)"},"properties":{"noteIndex":0},"schema":"https://github.com/citation-style-language/schema/raw/master/csl-citation.json"}</w:instrText>
      </w:r>
      <w:r w:rsidR="00297CBC">
        <w:rPr>
          <w:rFonts w:cs="Times New Roman"/>
          <w:szCs w:val="24"/>
          <w:lang w:val="fi-FI"/>
        </w:rPr>
        <w:fldChar w:fldCharType="separate"/>
      </w:r>
      <w:r w:rsidR="00297CBC" w:rsidRPr="00297CBC">
        <w:rPr>
          <w:rFonts w:cs="Times New Roman"/>
          <w:noProof/>
          <w:szCs w:val="24"/>
          <w:lang w:val="fi-FI"/>
        </w:rPr>
        <w:t>(Tazi ym., 2009)</w:t>
      </w:r>
      <w:r w:rsidR="00297CBC">
        <w:rPr>
          <w:rFonts w:cs="Times New Roman"/>
          <w:szCs w:val="24"/>
          <w:lang w:val="fi-FI"/>
        </w:rPr>
        <w:fldChar w:fldCharType="end"/>
      </w:r>
      <w:r w:rsidR="00297CBC">
        <w:rPr>
          <w:rFonts w:cs="Times New Roman"/>
          <w:szCs w:val="24"/>
          <w:lang w:val="fi-FI"/>
        </w:rPr>
        <w:t>.</w:t>
      </w:r>
      <w:r w:rsidR="00A16F75">
        <w:rPr>
          <w:rFonts w:cs="Times New Roman"/>
          <w:szCs w:val="24"/>
          <w:lang w:val="fi-FI"/>
        </w:rPr>
        <w:t xml:space="preserve"> Esimerkiksi kappaleessa 7 esitän, kuinka syövät pystyvät käyttämään näitä saman geenin toiminnallisesti erilaisia iso</w:t>
      </w:r>
      <w:ins w:id="15" w:author="Pelin, Katarina B" w:date="2018-12-19T15:32:00Z">
        <w:r w:rsidR="00BA381D">
          <w:rPr>
            <w:rFonts w:cs="Times New Roman"/>
            <w:szCs w:val="24"/>
            <w:lang w:val="fi-FI"/>
          </w:rPr>
          <w:t>muotoja</w:t>
        </w:r>
      </w:ins>
      <w:del w:id="16" w:author="Pelin, Katarina B" w:date="2018-12-19T15:32:00Z">
        <w:r w:rsidR="00A16F75" w:rsidDel="00BA381D">
          <w:rPr>
            <w:rFonts w:cs="Times New Roman"/>
            <w:szCs w:val="24"/>
            <w:lang w:val="fi-FI"/>
          </w:rPr>
          <w:delText>formeja</w:delText>
        </w:r>
      </w:del>
      <w:r w:rsidR="00A16F75">
        <w:rPr>
          <w:rFonts w:cs="Times New Roman"/>
          <w:szCs w:val="24"/>
          <w:lang w:val="fi-FI"/>
        </w:rPr>
        <w:t xml:space="preserve"> kasvunsa edistämiseen.</w:t>
      </w:r>
      <w:r w:rsidR="00E137A5">
        <w:rPr>
          <w:rFonts w:cs="Times New Roman"/>
          <w:szCs w:val="24"/>
          <w:lang w:val="fi-FI"/>
        </w:rPr>
        <w:t xml:space="preserve"> Varsinkin selkärankaisten ja selkärangattomien </w:t>
      </w:r>
      <w:r w:rsidR="001D6E31">
        <w:rPr>
          <w:rFonts w:cs="Times New Roman"/>
          <w:szCs w:val="24"/>
          <w:lang w:val="fi-FI"/>
        </w:rPr>
        <w:t>lajiutumisessa</w:t>
      </w:r>
      <w:r w:rsidR="00E137A5">
        <w:rPr>
          <w:rFonts w:cs="Times New Roman"/>
          <w:szCs w:val="24"/>
          <w:lang w:val="fi-FI"/>
        </w:rPr>
        <w:t xml:space="preserve"> </w:t>
      </w:r>
      <w:r w:rsidR="009A168A">
        <w:rPr>
          <w:rFonts w:cs="Times New Roman"/>
          <w:szCs w:val="24"/>
          <w:lang w:val="fi-FI"/>
        </w:rPr>
        <w:t>silmukoinnin rooli on ollut merkittävässä osassa, kun taas esimerkiksi kasveilla</w:t>
      </w:r>
      <w:r w:rsidR="00FF50CE">
        <w:rPr>
          <w:rFonts w:cs="Times New Roman"/>
          <w:szCs w:val="24"/>
          <w:lang w:val="fi-FI"/>
        </w:rPr>
        <w:t xml:space="preserve"> koko</w:t>
      </w:r>
      <w:r w:rsidR="009A168A">
        <w:rPr>
          <w:rFonts w:cs="Times New Roman"/>
          <w:szCs w:val="24"/>
          <w:lang w:val="fi-FI"/>
        </w:rPr>
        <w:t xml:space="preserve"> genomin duplikaatiot ovat olleet merkittävämmässä osassa kasvien lajiutumisessa </w:t>
      </w:r>
      <w:r w:rsidR="009A168A">
        <w:rPr>
          <w:rFonts w:cs="Times New Roman"/>
          <w:szCs w:val="24"/>
          <w:lang w:val="fi-FI"/>
        </w:rPr>
        <w:fldChar w:fldCharType="begin" w:fldLock="1"/>
      </w:r>
      <w:r w:rsidR="00FF50CE">
        <w:rPr>
          <w:rFonts w:cs="Times New Roman"/>
          <w:szCs w:val="24"/>
          <w:lang w:val="fi-FI"/>
        </w:rPr>
        <w:instrText>ADDIN CSL_CITATION {"citationItems":[{"id":"ITEM-1","itemData":{"DOI":"10.1002/bies.20692","abstract":"Abstract Alternative splicing is a well-characterized mechanism by which multiple transcripts are generated from a single mRNA precursor. By allowing production of several protein isoforms from one pre-mRNA, alternative splicing contributes to proteomic diversity. But what do we know about the origin of this mechanism? Do the same evolutionary forces apply to alternatively and constitutively splice exons? Do similar forces act on all types of alternative splicing? Are the products generated by alternative splicing functional? Why is “improper” recognition of exons and introns allowed by the splicing machinery? In this review, we summarize the current knowledge regarding these issues from an evolutionary perspective. BioEssays 30:38–47, 2008. © 2007 Wiley Periodicals, Inc.","author":[{"dropping-particle":"","family":"Kim","given":"Eddo","non-dropping-particle":"","parse-names":false,"suffix":""},{"dropping-particle":"","family":"Goren","given":"Amir","non-dropping-particle":"","parse-names":false,"suffix":""},{"dropping-particle":"","family":"Ast","given":"Gil","non-dropping-particle":"","parse-names":false,"suffix":""}],"container-title":"BioEssays","id":"ITEM-1","issue":"1","issued":{"date-parts":[["2008"]]},"page":"38-47","title":"Alternative splicing: current perspectives","type":"article-journal","volume":"30"},"uris":["http://www.mendeley.com/documents/?uuid=fcc844e5-3f97-43b3-80c3-f63346f52c17"]}],"mendeley":{"formattedCitation":"(&lt;span style=\"baseline\"&gt;Kim ym.&lt;/span&gt;, 2008)","plainTextFormattedCitation":"(Kim ym., 2008)","previouslyFormattedCitation":"(&lt;span style=\"baseline\"&gt;Kim ym.&lt;/span&gt;, 2008)"},"properties":{"noteIndex":0},"schema":"https://github.com/citation-style-language/schema/raw/master/csl-citation.json"}</w:instrText>
      </w:r>
      <w:r w:rsidR="009A168A">
        <w:rPr>
          <w:rFonts w:cs="Times New Roman"/>
          <w:szCs w:val="24"/>
          <w:lang w:val="fi-FI"/>
        </w:rPr>
        <w:fldChar w:fldCharType="separate"/>
      </w:r>
      <w:r w:rsidR="009A168A" w:rsidRPr="009A168A">
        <w:rPr>
          <w:rFonts w:cs="Times New Roman"/>
          <w:noProof/>
          <w:szCs w:val="24"/>
          <w:lang w:val="fi-FI"/>
        </w:rPr>
        <w:t>(Kim ym., 2008)</w:t>
      </w:r>
      <w:r w:rsidR="009A168A">
        <w:rPr>
          <w:rFonts w:cs="Times New Roman"/>
          <w:szCs w:val="24"/>
          <w:lang w:val="fi-FI"/>
        </w:rPr>
        <w:fldChar w:fldCharType="end"/>
      </w:r>
      <w:r w:rsidR="009A168A">
        <w:rPr>
          <w:rFonts w:cs="Times New Roman"/>
          <w:szCs w:val="24"/>
          <w:lang w:val="fi-FI"/>
        </w:rPr>
        <w:t>.</w:t>
      </w:r>
    </w:p>
    <w:p w14:paraId="03F8556D" w14:textId="77777777" w:rsidR="001D6E31" w:rsidRDefault="00D87E50" w:rsidP="00B819CC">
      <w:pPr>
        <w:divId w:val="1791391697"/>
        <w:rPr>
          <w:rFonts w:cs="Times New Roman"/>
          <w:szCs w:val="24"/>
          <w:lang w:val="fi-FI"/>
        </w:rPr>
      </w:pPr>
      <w:r>
        <w:rPr>
          <w:lang w:val="fi-FI"/>
        </w:rPr>
        <w:tab/>
      </w:r>
      <w:proofErr w:type="spellStart"/>
      <w:r>
        <w:rPr>
          <w:lang w:val="fi-FI"/>
        </w:rPr>
        <w:t>Eukaryooteilla</w:t>
      </w:r>
      <w:proofErr w:type="spellEnd"/>
      <w:r>
        <w:rPr>
          <w:lang w:val="fi-FI"/>
        </w:rPr>
        <w:t xml:space="preserve"> silmukoinnin mahdollistaa tuman sisäinen molekyylikoneisto, </w:t>
      </w:r>
      <w:proofErr w:type="spellStart"/>
      <w:r>
        <w:rPr>
          <w:lang w:val="fi-FI"/>
        </w:rPr>
        <w:t>s</w:t>
      </w:r>
      <w:r w:rsidR="001D6E31" w:rsidRPr="00740F82">
        <w:rPr>
          <w:lang w:val="fi-FI"/>
        </w:rPr>
        <w:t>pliseosomi</w:t>
      </w:r>
      <w:proofErr w:type="spellEnd"/>
      <w:r>
        <w:rPr>
          <w:lang w:val="fi-FI"/>
        </w:rPr>
        <w:t>, joka</w:t>
      </w:r>
      <w:r w:rsidR="001D6E31" w:rsidRPr="00740F82">
        <w:rPr>
          <w:lang w:val="fi-FI"/>
        </w:rPr>
        <w:t xml:space="preserve"> </w:t>
      </w:r>
      <w:r>
        <w:rPr>
          <w:lang w:val="fi-FI"/>
        </w:rPr>
        <w:t>muodostuu</w:t>
      </w:r>
      <w:r w:rsidR="001D6E31" w:rsidRPr="00740F82">
        <w:rPr>
          <w:lang w:val="fi-FI"/>
        </w:rPr>
        <w:t xml:space="preserve"> viidestä pienestä </w:t>
      </w:r>
      <w:proofErr w:type="spellStart"/>
      <w:r w:rsidR="001D6E31" w:rsidRPr="00740F82">
        <w:rPr>
          <w:lang w:val="fi-FI"/>
        </w:rPr>
        <w:t>r</w:t>
      </w:r>
      <w:r w:rsidR="001D6E31">
        <w:rPr>
          <w:lang w:val="fi-FI"/>
        </w:rPr>
        <w:t>ibonukleoproteiinista</w:t>
      </w:r>
      <w:proofErr w:type="spellEnd"/>
      <w:r w:rsidR="001D6E31">
        <w:rPr>
          <w:lang w:val="fi-FI"/>
        </w:rPr>
        <w:t xml:space="preserve"> (</w:t>
      </w:r>
      <w:proofErr w:type="spellStart"/>
      <w:r w:rsidR="001D6E31">
        <w:rPr>
          <w:lang w:val="fi-FI"/>
        </w:rPr>
        <w:t>snRNP</w:t>
      </w:r>
      <w:proofErr w:type="spellEnd"/>
      <w:r w:rsidR="001D6E31">
        <w:rPr>
          <w:lang w:val="fi-FI"/>
        </w:rPr>
        <w:t>) ja niitä avustavista proteiineist</w:t>
      </w:r>
      <w:r>
        <w:rPr>
          <w:lang w:val="fi-FI"/>
        </w:rPr>
        <w:t>a</w:t>
      </w:r>
      <w:r w:rsidR="001D6E31">
        <w:rPr>
          <w:lang w:val="fi-FI"/>
        </w:rPr>
        <w:t xml:space="preserve">. </w:t>
      </w:r>
      <w:proofErr w:type="spellStart"/>
      <w:r w:rsidR="001D6E31">
        <w:rPr>
          <w:lang w:val="fi-FI"/>
        </w:rPr>
        <w:t>Spliseosomit</w:t>
      </w:r>
      <w:proofErr w:type="spellEnd"/>
      <w:r w:rsidR="001D6E31">
        <w:rPr>
          <w:lang w:val="fi-FI"/>
        </w:rPr>
        <w:t xml:space="preserve"> </w:t>
      </w:r>
      <w:r w:rsidR="00A20FBC">
        <w:rPr>
          <w:lang w:val="fi-FI"/>
        </w:rPr>
        <w:t>jaetaan</w:t>
      </w:r>
      <w:r w:rsidR="001D6E31">
        <w:rPr>
          <w:lang w:val="fi-FI"/>
        </w:rPr>
        <w:t xml:space="preserve"> kahteen eri tyyppiin: </w:t>
      </w:r>
      <w:proofErr w:type="spellStart"/>
      <w:r w:rsidR="001D6E31">
        <w:rPr>
          <w:lang w:val="fi-FI"/>
        </w:rPr>
        <w:t>major-spliseosomi</w:t>
      </w:r>
      <w:proofErr w:type="spellEnd"/>
      <w:r w:rsidR="001D6E31">
        <w:rPr>
          <w:lang w:val="fi-FI"/>
        </w:rPr>
        <w:t xml:space="preserve"> eli U2-riippuvainen </w:t>
      </w:r>
      <w:proofErr w:type="spellStart"/>
      <w:r w:rsidR="001D6E31">
        <w:rPr>
          <w:lang w:val="fi-FI"/>
        </w:rPr>
        <w:t>spliseosomi</w:t>
      </w:r>
      <w:proofErr w:type="spellEnd"/>
      <w:r w:rsidR="001D6E31">
        <w:rPr>
          <w:lang w:val="fi-FI"/>
        </w:rPr>
        <w:t xml:space="preserve"> sekä </w:t>
      </w:r>
      <w:proofErr w:type="spellStart"/>
      <w:r w:rsidR="001D6E31">
        <w:rPr>
          <w:lang w:val="fi-FI"/>
        </w:rPr>
        <w:t>minor-spliceosomi</w:t>
      </w:r>
      <w:proofErr w:type="spellEnd"/>
      <w:r w:rsidR="001D6E31">
        <w:rPr>
          <w:lang w:val="fi-FI"/>
        </w:rPr>
        <w:t xml:space="preserve"> eli U12-riippuvainen </w:t>
      </w:r>
      <w:proofErr w:type="spellStart"/>
      <w:r w:rsidR="001D6E31">
        <w:rPr>
          <w:lang w:val="fi-FI"/>
        </w:rPr>
        <w:t>spliseosomi</w:t>
      </w:r>
      <w:proofErr w:type="spellEnd"/>
      <w:r w:rsidR="001D6E31">
        <w:rPr>
          <w:lang w:val="fi-FI"/>
        </w:rPr>
        <w:t xml:space="preserve"> </w:t>
      </w:r>
      <w:r w:rsidR="001D6E31">
        <w:rPr>
          <w:lang w:val="fi-FI"/>
        </w:rPr>
        <w:fldChar w:fldCharType="begin" w:fldLock="1"/>
      </w:r>
      <w:r w:rsidR="001D6E31">
        <w:rPr>
          <w:lang w:val="fi-FI"/>
        </w:rPr>
        <w:instrText>ADDIN CSL_CITATION {"citationItems":[{"id":"ITEM-1","itemData":{"DOI":"10.1101/cshperspect.a003707","ISSN":"1943-0264","abstract":"Pre-mRNA splicing is catalyzed by the spliceosome, a multimegadalton ribonucleoprotein (RNP) complex comprised of five snRNPs and numerous proteins. Intricate RNA-RNA and RNP networks, which serve to align the reactive groups of the pre-mRNA for catalysis, are formed and repeatedly rearranged during spliceosome assembly and catalysis. Both the conformation and composition of the spliceosome are highly dynamic, affording the splicing machinery its accuracy and flexibility, and these remarkable dynamics are largely conserved between yeast and metazoans. Because of its dynamic and complex nature, obtaining structural information about the spliceosome represents a major challenge. Electron microscopy has revealed the general morphology of several spliceosomal complexes and their snRNP subunits, and also the spatial arrangement of some of their components. X-ray and NMR studies have provided high resolution structure information about spliceosomal proteins alone or complexed with one or more binding partners. The extensive interplay of RNA and proteins in aligning the pre-mRNA's reactive groups, and the presence of both RNA and protein at the core of the splicing machinery, suggest that the spliceosome is an RNP enzyme. However, elucidation of the precise nature of the spliceosome's active site, awaits the generation of a high-resolution structure of its RNP core.","author":[{"dropping-particle":"","family":"Will","given":"Cindy L","non-dropping-particle":"","parse-names":false,"suffix":""},{"dropping-particle":"","family":"Lührmann","given":"Reinhard","non-dropping-particle":"","parse-names":false,"suffix":""}],"container-title":"Cold Spring Harbor perspectives in biology","id":"ITEM-1","issue":"7","issued":{"date-parts":[["2011"]]},"note":"undefined; J1: Cold Spring Harb Perspect Biol","page":"a003707","publisher":"Cold Spring Harbor Laboratory Press","title":"Spliceosome structure and function","type":"article-journal","volume":"3"},"uris":["http://www.mendeley.com/documents/?uuid=ec3d4451-7178-499e-89cb-962cd0c5db5d"]}],"mendeley":{"formattedCitation":"(&lt;span style=\"baseline\"&gt;Will ja Lührmann&lt;/span&gt;, 2011)","plainTextFormattedCitation":"(Will ja Lührmann, 2011)","previouslyFormattedCitation":"(&lt;span style=\"baseline\"&gt;Will ja Lührmann&lt;/span&gt;, 2011)"},"properties":{"noteIndex":0},"schema":"https://github.com/citation-style-language/schema/raw/master/csl-citation.json"}</w:instrText>
      </w:r>
      <w:r w:rsidR="001D6E31">
        <w:rPr>
          <w:lang w:val="fi-FI"/>
        </w:rPr>
        <w:fldChar w:fldCharType="separate"/>
      </w:r>
      <w:r w:rsidR="001D6E31" w:rsidRPr="00BC163F">
        <w:rPr>
          <w:noProof/>
          <w:lang w:val="fi-FI"/>
        </w:rPr>
        <w:t>(Will ja Lührmann, 2011)</w:t>
      </w:r>
      <w:r w:rsidR="001D6E31">
        <w:rPr>
          <w:lang w:val="fi-FI"/>
        </w:rPr>
        <w:fldChar w:fldCharType="end"/>
      </w:r>
      <w:r w:rsidR="001D6E31">
        <w:rPr>
          <w:lang w:val="fi-FI"/>
        </w:rPr>
        <w:t xml:space="preserve">. </w:t>
      </w:r>
      <w:r w:rsidR="001D6E31">
        <w:rPr>
          <w:rFonts w:cs="Times New Roman"/>
          <w:szCs w:val="24"/>
          <w:lang w:val="fi-FI"/>
        </w:rPr>
        <w:t xml:space="preserve">U2-riippuvainen </w:t>
      </w:r>
      <w:proofErr w:type="spellStart"/>
      <w:r w:rsidR="001D6E31">
        <w:rPr>
          <w:rFonts w:cs="Times New Roman"/>
          <w:szCs w:val="24"/>
          <w:lang w:val="fi-FI"/>
        </w:rPr>
        <w:t>spliseosomi</w:t>
      </w:r>
      <w:proofErr w:type="spellEnd"/>
      <w:r w:rsidR="001D6E31">
        <w:rPr>
          <w:rFonts w:cs="Times New Roman"/>
          <w:szCs w:val="24"/>
          <w:lang w:val="fi-FI"/>
        </w:rPr>
        <w:t xml:space="preserve"> silmukoi noin 95,5% </w:t>
      </w:r>
      <w:proofErr w:type="spellStart"/>
      <w:r w:rsidR="001D6E31">
        <w:rPr>
          <w:rFonts w:cs="Times New Roman"/>
          <w:szCs w:val="24"/>
          <w:lang w:val="fi-FI"/>
        </w:rPr>
        <w:t>introneja</w:t>
      </w:r>
      <w:proofErr w:type="spellEnd"/>
      <w:r w:rsidR="001D6E31">
        <w:rPr>
          <w:rFonts w:cs="Times New Roman"/>
          <w:szCs w:val="24"/>
          <w:lang w:val="fi-FI"/>
        </w:rPr>
        <w:t xml:space="preserve"> sisältävistä geeneistä ja U12-riippuvainen </w:t>
      </w:r>
      <w:proofErr w:type="spellStart"/>
      <w:r w:rsidR="001D6E31">
        <w:rPr>
          <w:rFonts w:cs="Times New Roman"/>
          <w:szCs w:val="24"/>
          <w:lang w:val="fi-FI"/>
        </w:rPr>
        <w:t>spliseosomi</w:t>
      </w:r>
      <w:proofErr w:type="spellEnd"/>
      <w:r w:rsidR="001D6E31">
        <w:rPr>
          <w:rFonts w:cs="Times New Roman"/>
          <w:szCs w:val="24"/>
          <w:lang w:val="fi-FI"/>
        </w:rPr>
        <w:t xml:space="preserve"> silmukoi </w:t>
      </w:r>
      <w:r w:rsidR="00A20FBC">
        <w:rPr>
          <w:rFonts w:cs="Times New Roman"/>
          <w:szCs w:val="24"/>
          <w:lang w:val="fi-FI"/>
        </w:rPr>
        <w:t>jäljellejäävän</w:t>
      </w:r>
      <w:r w:rsidR="00E34495">
        <w:rPr>
          <w:rFonts w:cs="Times New Roman"/>
          <w:szCs w:val="24"/>
          <w:lang w:val="fi-FI"/>
        </w:rPr>
        <w:t xml:space="preserve"> osan</w:t>
      </w:r>
      <w:r w:rsidR="001D6E31">
        <w:rPr>
          <w:rFonts w:cs="Times New Roman"/>
          <w:szCs w:val="24"/>
          <w:lang w:val="fi-FI"/>
        </w:rPr>
        <w:t xml:space="preserve">. U2-riippuvainen </w:t>
      </w:r>
      <w:proofErr w:type="spellStart"/>
      <w:r w:rsidR="001D6E31">
        <w:rPr>
          <w:rFonts w:cs="Times New Roman"/>
          <w:szCs w:val="24"/>
          <w:lang w:val="fi-FI"/>
        </w:rPr>
        <w:t>spliseosomi</w:t>
      </w:r>
      <w:proofErr w:type="spellEnd"/>
      <w:r w:rsidR="001D6E31">
        <w:rPr>
          <w:rFonts w:cs="Times New Roman"/>
          <w:szCs w:val="24"/>
          <w:lang w:val="fi-FI"/>
        </w:rPr>
        <w:t xml:space="preserve"> muodostuu </w:t>
      </w:r>
      <w:proofErr w:type="spellStart"/>
      <w:r w:rsidR="001D6E31">
        <w:rPr>
          <w:rFonts w:cs="Times New Roman"/>
          <w:szCs w:val="24"/>
          <w:lang w:val="fi-FI"/>
        </w:rPr>
        <w:t>ribonukleoproteiineista</w:t>
      </w:r>
      <w:proofErr w:type="spellEnd"/>
      <w:r w:rsidR="001D6E31">
        <w:rPr>
          <w:rFonts w:cs="Times New Roman"/>
          <w:szCs w:val="24"/>
          <w:lang w:val="fi-FI"/>
        </w:rPr>
        <w:t>, jotka ovat nimetty U1, U2, U4, U5 ja U6</w:t>
      </w:r>
      <w:r w:rsidR="002E760B">
        <w:rPr>
          <w:rFonts w:cs="Times New Roman"/>
          <w:szCs w:val="24"/>
          <w:lang w:val="fi-FI"/>
        </w:rPr>
        <w:t xml:space="preserve">. U2-tyypin </w:t>
      </w:r>
      <w:proofErr w:type="spellStart"/>
      <w:r w:rsidR="002E760B">
        <w:rPr>
          <w:rFonts w:cs="Times New Roman"/>
          <w:szCs w:val="24"/>
          <w:lang w:val="fi-FI"/>
        </w:rPr>
        <w:t>intronit</w:t>
      </w:r>
      <w:proofErr w:type="spellEnd"/>
      <w:r w:rsidR="002E760B">
        <w:rPr>
          <w:rFonts w:cs="Times New Roman"/>
          <w:szCs w:val="24"/>
          <w:lang w:val="fi-FI"/>
        </w:rPr>
        <w:t xml:space="preserve"> sisältävät käytännössä aina 5’-päässään GT-</w:t>
      </w:r>
      <w:proofErr w:type="spellStart"/>
      <w:r w:rsidR="002E760B">
        <w:rPr>
          <w:rFonts w:cs="Times New Roman"/>
          <w:szCs w:val="24"/>
          <w:lang w:val="fi-FI"/>
        </w:rPr>
        <w:t>dinukleotidin</w:t>
      </w:r>
      <w:proofErr w:type="spellEnd"/>
      <w:r w:rsidR="002E760B">
        <w:rPr>
          <w:rFonts w:cs="Times New Roman"/>
          <w:szCs w:val="24"/>
          <w:lang w:val="fi-FI"/>
        </w:rPr>
        <w:t xml:space="preserve"> ja 3’-päässään AG-</w:t>
      </w:r>
      <w:proofErr w:type="spellStart"/>
      <w:r w:rsidR="002E760B">
        <w:rPr>
          <w:rFonts w:cs="Times New Roman"/>
          <w:szCs w:val="24"/>
          <w:lang w:val="fi-FI"/>
        </w:rPr>
        <w:t>dinukleotidin</w:t>
      </w:r>
      <w:proofErr w:type="spellEnd"/>
      <w:r w:rsidR="002E760B">
        <w:rPr>
          <w:rFonts w:cs="Times New Roman"/>
          <w:szCs w:val="24"/>
          <w:lang w:val="fi-FI"/>
        </w:rPr>
        <w:t xml:space="preserve">. </w:t>
      </w:r>
      <w:r w:rsidR="001D6E31">
        <w:rPr>
          <w:rFonts w:cs="Times New Roman"/>
          <w:szCs w:val="24"/>
          <w:lang w:val="fi-FI"/>
        </w:rPr>
        <w:t xml:space="preserve">U12-riippuvainen </w:t>
      </w:r>
      <w:proofErr w:type="spellStart"/>
      <w:r w:rsidR="001D6E31">
        <w:rPr>
          <w:rFonts w:cs="Times New Roman"/>
          <w:szCs w:val="24"/>
          <w:lang w:val="fi-FI"/>
        </w:rPr>
        <w:t>spliseosomi</w:t>
      </w:r>
      <w:proofErr w:type="spellEnd"/>
      <w:r w:rsidR="001D6E31">
        <w:rPr>
          <w:rFonts w:cs="Times New Roman"/>
          <w:szCs w:val="24"/>
          <w:lang w:val="fi-FI"/>
        </w:rPr>
        <w:t xml:space="preserve"> koostuu </w:t>
      </w:r>
      <w:proofErr w:type="spellStart"/>
      <w:r w:rsidR="001D6E31">
        <w:rPr>
          <w:rFonts w:cs="Times New Roman"/>
          <w:szCs w:val="24"/>
          <w:lang w:val="fi-FI"/>
        </w:rPr>
        <w:t>ribonukleoproteiineista</w:t>
      </w:r>
      <w:proofErr w:type="spellEnd"/>
      <w:r w:rsidR="001D6E31">
        <w:rPr>
          <w:rFonts w:cs="Times New Roman"/>
          <w:szCs w:val="24"/>
          <w:lang w:val="fi-FI"/>
        </w:rPr>
        <w:t xml:space="preserve"> U11, U12, U4atac, U5 ja U6atac </w:t>
      </w:r>
      <w:r w:rsidR="001D6E31">
        <w:rPr>
          <w:rFonts w:cs="Times New Roman"/>
          <w:szCs w:val="24"/>
          <w:lang w:val="fi-FI"/>
        </w:rPr>
        <w:fldChar w:fldCharType="begin" w:fldLock="1"/>
      </w:r>
      <w:r w:rsidR="001D6E31">
        <w:rPr>
          <w:rFonts w:cs="Times New Roman"/>
          <w:szCs w:val="24"/>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001D6E31">
        <w:rPr>
          <w:rFonts w:cs="Times New Roman"/>
          <w:szCs w:val="24"/>
          <w:lang w:val="fi-FI"/>
        </w:rPr>
        <w:fldChar w:fldCharType="separate"/>
      </w:r>
      <w:r w:rsidR="001D6E31" w:rsidRPr="00876A42">
        <w:rPr>
          <w:rFonts w:cs="Times New Roman"/>
          <w:noProof/>
          <w:szCs w:val="24"/>
          <w:lang w:val="fi-FI"/>
        </w:rPr>
        <w:t xml:space="preserve">(Scotti ja Swanson, </w:t>
      </w:r>
      <w:r w:rsidR="001D6E31" w:rsidRPr="00876A42">
        <w:rPr>
          <w:rFonts w:cs="Times New Roman"/>
          <w:noProof/>
          <w:szCs w:val="24"/>
          <w:lang w:val="fi-FI"/>
        </w:rPr>
        <w:lastRenderedPageBreak/>
        <w:t>2015)</w:t>
      </w:r>
      <w:r w:rsidR="001D6E31">
        <w:rPr>
          <w:rFonts w:cs="Times New Roman"/>
          <w:szCs w:val="24"/>
          <w:lang w:val="fi-FI"/>
        </w:rPr>
        <w:fldChar w:fldCharType="end"/>
      </w:r>
      <w:r w:rsidR="001D6E31">
        <w:rPr>
          <w:rFonts w:cs="Times New Roman"/>
          <w:szCs w:val="24"/>
          <w:lang w:val="fi-FI"/>
        </w:rPr>
        <w:t>. U4atac ja U6atac ovat saaneet nimensä siitä, että U12-riippuvais</w:t>
      </w:r>
      <w:r w:rsidR="00EE73B6">
        <w:rPr>
          <w:rFonts w:cs="Times New Roman"/>
          <w:szCs w:val="24"/>
          <w:lang w:val="fi-FI"/>
        </w:rPr>
        <w:t xml:space="preserve">et </w:t>
      </w:r>
      <w:proofErr w:type="spellStart"/>
      <w:r w:rsidR="00EE73B6">
        <w:rPr>
          <w:rFonts w:cs="Times New Roman"/>
          <w:szCs w:val="24"/>
          <w:lang w:val="fi-FI"/>
        </w:rPr>
        <w:t>intronit</w:t>
      </w:r>
      <w:proofErr w:type="spellEnd"/>
      <w:r w:rsidR="00EE73B6">
        <w:rPr>
          <w:rFonts w:cs="Times New Roman"/>
          <w:szCs w:val="24"/>
          <w:lang w:val="fi-FI"/>
        </w:rPr>
        <w:t xml:space="preserve"> tunnistettiin </w:t>
      </w:r>
      <w:r w:rsidR="00F8377E">
        <w:rPr>
          <w:rFonts w:cs="Times New Roman"/>
          <w:szCs w:val="24"/>
          <w:lang w:val="fi-FI"/>
        </w:rPr>
        <w:t>aluksi</w:t>
      </w:r>
      <w:r w:rsidR="00EE73B6">
        <w:rPr>
          <w:rFonts w:cs="Times New Roman"/>
          <w:szCs w:val="24"/>
          <w:lang w:val="fi-FI"/>
        </w:rPr>
        <w:t xml:space="preserve"> niiden päissä olevista</w:t>
      </w:r>
      <w:r w:rsidR="00F8377E">
        <w:rPr>
          <w:rFonts w:cs="Times New Roman"/>
          <w:szCs w:val="24"/>
          <w:lang w:val="fi-FI"/>
        </w:rPr>
        <w:t xml:space="preserve"> AT-AC -</w:t>
      </w:r>
      <w:proofErr w:type="spellStart"/>
      <w:r w:rsidR="00F8377E">
        <w:rPr>
          <w:rFonts w:cs="Times New Roman"/>
          <w:szCs w:val="24"/>
          <w:lang w:val="fi-FI"/>
        </w:rPr>
        <w:t>dinukleotid</w:t>
      </w:r>
      <w:r w:rsidR="00EE73B6">
        <w:rPr>
          <w:rFonts w:cs="Times New Roman"/>
          <w:szCs w:val="24"/>
          <w:lang w:val="fi-FI"/>
        </w:rPr>
        <w:t>eista</w:t>
      </w:r>
      <w:proofErr w:type="spellEnd"/>
      <w:r w:rsidR="001D6E31">
        <w:rPr>
          <w:rFonts w:cs="Times New Roman"/>
          <w:szCs w:val="24"/>
          <w:lang w:val="fi-FI"/>
        </w:rPr>
        <w:t>, mutta sittemmin on todistettu,</w:t>
      </w:r>
      <w:r w:rsidR="00F8377E">
        <w:rPr>
          <w:rFonts w:cs="Times New Roman"/>
          <w:szCs w:val="24"/>
          <w:lang w:val="fi-FI"/>
        </w:rPr>
        <w:t xml:space="preserve"> että</w:t>
      </w:r>
      <w:r w:rsidR="001D6E31">
        <w:rPr>
          <w:rFonts w:cs="Times New Roman"/>
          <w:szCs w:val="24"/>
          <w:lang w:val="fi-FI"/>
        </w:rPr>
        <w:t xml:space="preserve"> </w:t>
      </w:r>
      <w:r w:rsidR="00F8377E">
        <w:rPr>
          <w:rFonts w:cs="Times New Roman"/>
          <w:szCs w:val="24"/>
          <w:lang w:val="fi-FI"/>
        </w:rPr>
        <w:t>intronien päissä voi olla muitakin</w:t>
      </w:r>
      <w:r w:rsidR="00FD5D3A">
        <w:rPr>
          <w:rFonts w:cs="Times New Roman"/>
          <w:szCs w:val="24"/>
          <w:lang w:val="fi-FI"/>
        </w:rPr>
        <w:t xml:space="preserve"> </w:t>
      </w:r>
      <w:proofErr w:type="spellStart"/>
      <w:r w:rsidR="00BA5F6B">
        <w:rPr>
          <w:rFonts w:cs="Times New Roman"/>
          <w:szCs w:val="24"/>
          <w:lang w:val="fi-FI"/>
        </w:rPr>
        <w:t>dinukleotidipareja</w:t>
      </w:r>
      <w:proofErr w:type="spellEnd"/>
      <w:r w:rsidR="001D6E31">
        <w:rPr>
          <w:rFonts w:cs="Times New Roman"/>
          <w:szCs w:val="24"/>
          <w:lang w:val="fi-FI"/>
        </w:rPr>
        <w:t xml:space="preserve">. Myös U12-riippuvaiset </w:t>
      </w:r>
      <w:proofErr w:type="spellStart"/>
      <w:r w:rsidR="001D6E31">
        <w:rPr>
          <w:rFonts w:cs="Times New Roman"/>
          <w:szCs w:val="24"/>
          <w:lang w:val="fi-FI"/>
        </w:rPr>
        <w:t>intronit</w:t>
      </w:r>
      <w:proofErr w:type="spellEnd"/>
      <w:r w:rsidR="001D6E31">
        <w:rPr>
          <w:rFonts w:cs="Times New Roman"/>
          <w:szCs w:val="24"/>
          <w:lang w:val="fi-FI"/>
        </w:rPr>
        <w:t xml:space="preserve"> </w:t>
      </w:r>
      <w:r w:rsidR="00F8377E">
        <w:rPr>
          <w:rFonts w:cs="Times New Roman"/>
          <w:szCs w:val="24"/>
          <w:lang w:val="fi-FI"/>
        </w:rPr>
        <w:t xml:space="preserve">voivat </w:t>
      </w:r>
      <w:r w:rsidR="001D6E31">
        <w:rPr>
          <w:rFonts w:cs="Times New Roman"/>
          <w:szCs w:val="24"/>
          <w:lang w:val="fi-FI"/>
        </w:rPr>
        <w:t>sisältä</w:t>
      </w:r>
      <w:r w:rsidR="00F8377E">
        <w:rPr>
          <w:rFonts w:cs="Times New Roman"/>
          <w:szCs w:val="24"/>
          <w:lang w:val="fi-FI"/>
        </w:rPr>
        <w:t>ä</w:t>
      </w:r>
      <w:r w:rsidR="00EE73B6">
        <w:rPr>
          <w:rFonts w:cs="Times New Roman"/>
          <w:szCs w:val="24"/>
          <w:lang w:val="fi-FI"/>
        </w:rPr>
        <w:t xml:space="preserve"> U2-introneille</w:t>
      </w:r>
      <w:r w:rsidR="00F8377E">
        <w:rPr>
          <w:rFonts w:cs="Times New Roman"/>
          <w:szCs w:val="24"/>
          <w:lang w:val="fi-FI"/>
        </w:rPr>
        <w:t xml:space="preserve"> </w:t>
      </w:r>
      <w:r w:rsidR="001D6E31">
        <w:rPr>
          <w:rFonts w:cs="Times New Roman"/>
          <w:szCs w:val="24"/>
          <w:lang w:val="fi-FI"/>
        </w:rPr>
        <w:t>tyypilli</w:t>
      </w:r>
      <w:r w:rsidR="00EE73B6">
        <w:rPr>
          <w:rFonts w:cs="Times New Roman"/>
          <w:szCs w:val="24"/>
          <w:lang w:val="fi-FI"/>
        </w:rPr>
        <w:t>senä pidetyt</w:t>
      </w:r>
      <w:r w:rsidR="001D6E31">
        <w:rPr>
          <w:rFonts w:cs="Times New Roman"/>
          <w:szCs w:val="24"/>
          <w:lang w:val="fi-FI"/>
        </w:rPr>
        <w:t xml:space="preserve"> GT-AG </w:t>
      </w:r>
      <w:proofErr w:type="spellStart"/>
      <w:r w:rsidR="001D6E31">
        <w:rPr>
          <w:rFonts w:cs="Times New Roman"/>
          <w:szCs w:val="24"/>
          <w:lang w:val="fi-FI"/>
        </w:rPr>
        <w:t>dinukleotidi</w:t>
      </w:r>
      <w:r w:rsidR="00F8377E">
        <w:rPr>
          <w:rFonts w:cs="Times New Roman"/>
          <w:szCs w:val="24"/>
          <w:lang w:val="fi-FI"/>
        </w:rPr>
        <w:t>t</w:t>
      </w:r>
      <w:proofErr w:type="spellEnd"/>
      <w:r w:rsidR="00EE73B6">
        <w:rPr>
          <w:rFonts w:cs="Times New Roman"/>
          <w:szCs w:val="24"/>
          <w:lang w:val="fi-FI"/>
        </w:rPr>
        <w:t>.</w:t>
      </w:r>
      <w:r w:rsidR="00F8377E">
        <w:rPr>
          <w:rFonts w:cs="Times New Roman"/>
          <w:szCs w:val="24"/>
          <w:lang w:val="fi-FI"/>
        </w:rPr>
        <w:t xml:space="preserve"> Suurin osa U12-tyypin </w:t>
      </w:r>
      <w:proofErr w:type="spellStart"/>
      <w:r w:rsidR="00F8377E">
        <w:rPr>
          <w:rFonts w:cs="Times New Roman"/>
          <w:szCs w:val="24"/>
          <w:lang w:val="fi-FI"/>
        </w:rPr>
        <w:t>introneista</w:t>
      </w:r>
      <w:proofErr w:type="spellEnd"/>
      <w:r w:rsidR="00EE73B6">
        <w:rPr>
          <w:rFonts w:cs="Times New Roman"/>
          <w:szCs w:val="24"/>
          <w:lang w:val="fi-FI"/>
        </w:rPr>
        <w:t xml:space="preserve"> kuuluu AT-AC- tai GT-AG -alatyyppeihin</w:t>
      </w:r>
      <w:r w:rsidR="002E760B">
        <w:rPr>
          <w:rFonts w:cs="Times New Roman"/>
          <w:szCs w:val="24"/>
          <w:lang w:val="fi-FI"/>
        </w:rPr>
        <w:t>.</w:t>
      </w:r>
      <w:r w:rsidR="00F1436B">
        <w:rPr>
          <w:rFonts w:cs="Times New Roman"/>
          <w:szCs w:val="24"/>
          <w:lang w:val="fi-FI"/>
        </w:rPr>
        <w:t xml:space="preserve"> U12-tyypin </w:t>
      </w:r>
      <w:proofErr w:type="spellStart"/>
      <w:r w:rsidR="00F1436B">
        <w:rPr>
          <w:rFonts w:cs="Times New Roman"/>
          <w:szCs w:val="24"/>
          <w:lang w:val="fi-FI"/>
        </w:rPr>
        <w:t>intronin</w:t>
      </w:r>
      <w:proofErr w:type="spellEnd"/>
      <w:r w:rsidR="00F1436B">
        <w:rPr>
          <w:rFonts w:cs="Times New Roman"/>
          <w:szCs w:val="24"/>
          <w:lang w:val="fi-FI"/>
        </w:rPr>
        <w:t xml:space="preserve"> muista erottaa sen</w:t>
      </w:r>
      <w:r w:rsidR="00E35FB6">
        <w:rPr>
          <w:rFonts w:cs="Times New Roman"/>
          <w:szCs w:val="24"/>
          <w:lang w:val="fi-FI"/>
        </w:rPr>
        <w:t xml:space="preserve"> 5’-silmukointikohta ja haarautumiskohta, jotka ovat</w:t>
      </w:r>
      <w:r w:rsidR="001A0240">
        <w:rPr>
          <w:rFonts w:cs="Times New Roman"/>
          <w:szCs w:val="24"/>
          <w:lang w:val="fi-FI"/>
        </w:rPr>
        <w:t xml:space="preserve"> </w:t>
      </w:r>
      <w:r w:rsidR="00F1436B">
        <w:rPr>
          <w:rFonts w:cs="Times New Roman"/>
          <w:szCs w:val="24"/>
          <w:lang w:val="fi-FI"/>
        </w:rPr>
        <w:t>konservoitu</w:t>
      </w:r>
      <w:r w:rsidR="00E35FB6">
        <w:rPr>
          <w:rFonts w:cs="Times New Roman"/>
          <w:szCs w:val="24"/>
          <w:lang w:val="fi-FI"/>
        </w:rPr>
        <w:t xml:space="preserve">neempia verrattuna muihin </w:t>
      </w:r>
      <w:proofErr w:type="spellStart"/>
      <w:r w:rsidR="00E35FB6">
        <w:rPr>
          <w:rFonts w:cs="Times New Roman"/>
          <w:szCs w:val="24"/>
          <w:lang w:val="fi-FI"/>
        </w:rPr>
        <w:t>introneihin</w:t>
      </w:r>
      <w:proofErr w:type="spellEnd"/>
      <w:r w:rsidR="001A0240">
        <w:rPr>
          <w:rFonts w:cs="Times New Roman"/>
          <w:szCs w:val="24"/>
          <w:lang w:val="fi-FI"/>
        </w:rPr>
        <w:t>.</w:t>
      </w:r>
      <w:r w:rsidR="002E760B">
        <w:rPr>
          <w:rFonts w:cs="Times New Roman"/>
          <w:szCs w:val="24"/>
          <w:lang w:val="fi-FI"/>
        </w:rPr>
        <w:t xml:space="preserve"> Myös </w:t>
      </w:r>
      <w:r w:rsidR="00D2225B">
        <w:rPr>
          <w:rFonts w:cs="Times New Roman"/>
          <w:szCs w:val="24"/>
          <w:lang w:val="fi-FI"/>
        </w:rPr>
        <w:t>U12</w:t>
      </w:r>
      <w:r w:rsidR="002E760B">
        <w:rPr>
          <w:rFonts w:cs="Times New Roman"/>
          <w:szCs w:val="24"/>
          <w:lang w:val="fi-FI"/>
        </w:rPr>
        <w:t>-</w:t>
      </w:r>
      <w:r w:rsidR="00D2225B">
        <w:rPr>
          <w:rFonts w:cs="Times New Roman"/>
          <w:szCs w:val="24"/>
          <w:lang w:val="fi-FI"/>
        </w:rPr>
        <w:t xml:space="preserve">riippuvainen </w:t>
      </w:r>
      <w:proofErr w:type="spellStart"/>
      <w:r w:rsidR="002E760B">
        <w:rPr>
          <w:rFonts w:cs="Times New Roman"/>
          <w:szCs w:val="24"/>
          <w:lang w:val="fi-FI"/>
        </w:rPr>
        <w:t>spliseosomi</w:t>
      </w:r>
      <w:proofErr w:type="spellEnd"/>
      <w:r w:rsidR="00D2225B">
        <w:rPr>
          <w:rFonts w:cs="Times New Roman"/>
          <w:szCs w:val="24"/>
          <w:lang w:val="fi-FI"/>
        </w:rPr>
        <w:t xml:space="preserve"> ja on</w:t>
      </w:r>
      <w:r w:rsidR="002E760B">
        <w:rPr>
          <w:rFonts w:cs="Times New Roman"/>
          <w:szCs w:val="24"/>
          <w:lang w:val="fi-FI"/>
        </w:rPr>
        <w:t xml:space="preserve"> yhdistetty tiettyihin</w:t>
      </w:r>
      <w:r w:rsidR="0047607B">
        <w:rPr>
          <w:rFonts w:cs="Times New Roman"/>
          <w:szCs w:val="24"/>
          <w:lang w:val="fi-FI"/>
        </w:rPr>
        <w:t xml:space="preserve"> silmukoinnin</w:t>
      </w:r>
      <w:r w:rsidR="002E760B">
        <w:rPr>
          <w:rFonts w:cs="Times New Roman"/>
          <w:szCs w:val="24"/>
          <w:lang w:val="fi-FI"/>
        </w:rPr>
        <w:t xml:space="preserve"> sairauksiin.</w:t>
      </w:r>
      <w:r w:rsidR="00FD5D3A">
        <w:rPr>
          <w:rFonts w:cs="Times New Roman"/>
          <w:szCs w:val="24"/>
          <w:lang w:val="fi-FI"/>
        </w:rPr>
        <w:t xml:space="preserve"> </w:t>
      </w:r>
      <w:r w:rsidR="00FD5D3A">
        <w:rPr>
          <w:rFonts w:cs="Times New Roman"/>
          <w:szCs w:val="24"/>
          <w:lang w:val="fi-FI"/>
        </w:rPr>
        <w:fldChar w:fldCharType="begin" w:fldLock="1"/>
      </w:r>
      <w:r w:rsidR="00FD5D3A">
        <w:rPr>
          <w:rFonts w:cs="Times New Roman"/>
          <w:szCs w:val="24"/>
          <w:lang w:val="fi-FI"/>
        </w:rPr>
        <w:instrText>ADDIN CSL_CITATION {"citationItems":[{"id":"ITEM-1","itemData":{"DOI":"10.1002/wrna.1141","ISSN":"1757-7012","abstract":"The removal of non-coding sequences, introns, from the mRNA precursors is an essential step in eukaryotic gene expression. U12-type introns are a minor subgroup of introns, distinct from the major or U2-type introns. U12-type introns are present in most eukaryotes but only account for less than 0.5% of all introns in any given genome. They are processed by a specific U12-dependent spliceosome, which is similar to, but distinct from, the major spliceosome. U12-type introns are spliced somewhat less efficiently than the major introns, and it is believed that this limits the expression of the genes containing such introns. Recent findings on the role of U12-dependent splicing in development and human disease have shown that it can also affect multiple cellular processes not directly related to the functions of the host genes of U12-type introns. At the same time, advances in understanding the regulation and phylogenetic distribution of the minor spliceosome are starting to shed light on how the U12-type introns and the minor spliceosome may have evolved.","author":[{"dropping-particle":"","family":"Turunen","given":"Janne J","non-dropping-particle":"","parse-names":false,"suffix":""},{"dropping-particle":"","family":"Niemelä H.","given":"Elina","non-dropping-particle":"","parse-names":false,"suffix":""},{"dropping-particle":"","family":"Verma","given":"Bhupendra","non-dropping-particle":"","parse-names":false,"suffix":""},{"dropping-particle":"","family":"Frilander","given":"Mikko J","non-dropping-particle":"","parse-names":false,"suffix":""}],"container-title":"Wiley interdisciplinary reviews.RNA","id":"ITEM-1","issue":"1","issued":{"date-parts":[["2013"]]},"note":"undefined; J1: Wiley Interdiscip Rev RNA","page":"61-76","publisher":"John Wiley &amp; Sons, Inc","title":"The significant other: splicing by the minor spliceosome","type":"article-journal","volume":"4"},"uris":["http://www.mendeley.com/documents/?uuid=3dd983b5-dd15-43f4-a969-67c7b9f4edbd"]}],"mendeley":{"formattedCitation":"(&lt;span style=\"baseline\"&gt;Turunen ym.&lt;/span&gt;, 2013)","plainTextFormattedCitation":"(Turunen ym., 2013)","previouslyFormattedCitation":"(&lt;span style=\"baseline\"&gt;Turunen ym.&lt;/span&gt;, 2013)"},"properties":{"noteIndex":0},"schema":"https://github.com/citation-style-language/schema/raw/master/csl-citation.json"}</w:instrText>
      </w:r>
      <w:r w:rsidR="00FD5D3A">
        <w:rPr>
          <w:rFonts w:cs="Times New Roman"/>
          <w:szCs w:val="24"/>
          <w:lang w:val="fi-FI"/>
        </w:rPr>
        <w:fldChar w:fldCharType="separate"/>
      </w:r>
      <w:r w:rsidR="00FD5D3A" w:rsidRPr="00876A42">
        <w:rPr>
          <w:rFonts w:cs="Times New Roman"/>
          <w:noProof/>
          <w:szCs w:val="24"/>
          <w:lang w:val="fi-FI"/>
        </w:rPr>
        <w:t>(Turunen ym., 2013)</w:t>
      </w:r>
      <w:r w:rsidR="00FD5D3A">
        <w:rPr>
          <w:rFonts w:cs="Times New Roman"/>
          <w:szCs w:val="24"/>
          <w:lang w:val="fi-FI"/>
        </w:rPr>
        <w:fldChar w:fldCharType="end"/>
      </w:r>
      <w:r w:rsidR="00EE73B6">
        <w:rPr>
          <w:rFonts w:cs="Times New Roman"/>
          <w:szCs w:val="24"/>
          <w:lang w:val="fi-FI"/>
        </w:rPr>
        <w:t>.</w:t>
      </w:r>
    </w:p>
    <w:p w14:paraId="68F1E6ED" w14:textId="77777777" w:rsidR="00B36968" w:rsidRPr="00E31EEA" w:rsidRDefault="00B36968" w:rsidP="00B36968">
      <w:pPr>
        <w:pStyle w:val="Heading2"/>
        <w:divId w:val="1791391697"/>
        <w:rPr>
          <w:lang w:val="fi-FI"/>
        </w:rPr>
      </w:pPr>
      <w:bookmarkStart w:id="17" w:name="_Toc532590951"/>
      <w:bookmarkStart w:id="18" w:name="_Toc532849128"/>
      <w:r>
        <w:rPr>
          <w:lang w:val="fi-FI"/>
        </w:rPr>
        <w:t>3.</w:t>
      </w:r>
      <w:r w:rsidR="000B1FB0">
        <w:rPr>
          <w:lang w:val="fi-FI"/>
        </w:rPr>
        <w:t>1</w:t>
      </w:r>
      <w:r>
        <w:rPr>
          <w:lang w:val="fi-FI"/>
        </w:rPr>
        <w:t xml:space="preserve"> Silmukoin</w:t>
      </w:r>
      <w:bookmarkEnd w:id="17"/>
      <w:r w:rsidR="002F7827">
        <w:rPr>
          <w:lang w:val="fi-FI"/>
        </w:rPr>
        <w:t>nin vaiheet</w:t>
      </w:r>
      <w:bookmarkEnd w:id="18"/>
    </w:p>
    <w:p w14:paraId="2334F202" w14:textId="77777777" w:rsidR="006E571A" w:rsidRDefault="006E571A" w:rsidP="00B819CC">
      <w:pPr>
        <w:divId w:val="1791391697"/>
        <w:rPr>
          <w:rFonts w:cs="Times New Roman"/>
          <w:szCs w:val="24"/>
          <w:lang w:val="fi-FI"/>
        </w:rPr>
      </w:pPr>
      <w:r>
        <w:rPr>
          <w:rFonts w:cs="Times New Roman"/>
          <w:szCs w:val="24"/>
          <w:lang w:val="fi-FI"/>
        </w:rPr>
        <w:tab/>
      </w:r>
      <w:r w:rsidR="00AA708A">
        <w:rPr>
          <w:rFonts w:cs="Times New Roman"/>
          <w:szCs w:val="24"/>
          <w:lang w:val="fi-FI"/>
        </w:rPr>
        <w:t xml:space="preserve">Silmukoinnin täytyy olla </w:t>
      </w:r>
      <w:r w:rsidR="009A4A10">
        <w:rPr>
          <w:rFonts w:cs="Times New Roman"/>
          <w:szCs w:val="24"/>
          <w:lang w:val="fi-FI"/>
        </w:rPr>
        <w:t>hyvin</w:t>
      </w:r>
      <w:r w:rsidR="00AA708A">
        <w:rPr>
          <w:rFonts w:cs="Times New Roman"/>
          <w:szCs w:val="24"/>
          <w:lang w:val="fi-FI"/>
        </w:rPr>
        <w:t xml:space="preserve"> </w:t>
      </w:r>
      <w:r w:rsidR="009A4A10">
        <w:rPr>
          <w:rFonts w:cs="Times New Roman"/>
          <w:szCs w:val="24"/>
          <w:lang w:val="fi-FI"/>
        </w:rPr>
        <w:t>tarkkaa</w:t>
      </w:r>
      <w:r w:rsidR="00AA708A">
        <w:rPr>
          <w:rFonts w:cs="Times New Roman"/>
          <w:szCs w:val="24"/>
          <w:lang w:val="fi-FI"/>
        </w:rPr>
        <w:t>, koska yksikin lähetti-RNA:han</w:t>
      </w:r>
      <w:r w:rsidR="00D45788">
        <w:rPr>
          <w:rFonts w:cs="Times New Roman"/>
          <w:szCs w:val="24"/>
          <w:lang w:val="fi-FI"/>
        </w:rPr>
        <w:t xml:space="preserve"> tarkoittamatta</w:t>
      </w:r>
      <w:r w:rsidR="00AA708A">
        <w:rPr>
          <w:rFonts w:cs="Times New Roman"/>
          <w:szCs w:val="24"/>
          <w:lang w:val="fi-FI"/>
        </w:rPr>
        <w:t xml:space="preserve"> jäänyt introni tai vaikkapa väärästä </w:t>
      </w:r>
      <w:r w:rsidR="00D45788">
        <w:rPr>
          <w:rFonts w:cs="Times New Roman"/>
          <w:szCs w:val="24"/>
          <w:lang w:val="fi-FI"/>
        </w:rPr>
        <w:t>tunnistus</w:t>
      </w:r>
      <w:r w:rsidR="00AA708A">
        <w:rPr>
          <w:rFonts w:cs="Times New Roman"/>
          <w:szCs w:val="24"/>
          <w:lang w:val="fi-FI"/>
        </w:rPr>
        <w:t xml:space="preserve">kohdasta silmukoitu introni voi aiheuttaa joko transkription ennenaikaisen loppumisen </w:t>
      </w:r>
      <w:proofErr w:type="spellStart"/>
      <w:r w:rsidR="00AA708A">
        <w:rPr>
          <w:rFonts w:cs="Times New Roman"/>
          <w:szCs w:val="24"/>
          <w:lang w:val="fi-FI"/>
        </w:rPr>
        <w:t>intronissa</w:t>
      </w:r>
      <w:proofErr w:type="spellEnd"/>
      <w:r w:rsidR="00AA708A">
        <w:rPr>
          <w:rFonts w:cs="Times New Roman"/>
          <w:szCs w:val="24"/>
          <w:lang w:val="fi-FI"/>
        </w:rPr>
        <w:t xml:space="preserve"> olevan stop-</w:t>
      </w:r>
      <w:proofErr w:type="spellStart"/>
      <w:r w:rsidR="00AA708A">
        <w:rPr>
          <w:rFonts w:cs="Times New Roman"/>
          <w:szCs w:val="24"/>
          <w:lang w:val="fi-FI"/>
        </w:rPr>
        <w:t>kodonin</w:t>
      </w:r>
      <w:proofErr w:type="spellEnd"/>
      <w:r w:rsidR="00AA708A">
        <w:rPr>
          <w:rFonts w:cs="Times New Roman"/>
          <w:szCs w:val="24"/>
          <w:lang w:val="fi-FI"/>
        </w:rPr>
        <w:t xml:space="preserve"> vuoksi tai lukukehyksen muutos aiheuttaa toimimattoman proteiinin </w:t>
      </w:r>
      <w:r w:rsidR="00AA708A">
        <w:rPr>
          <w:rFonts w:cs="Times New Roman"/>
          <w:szCs w:val="24"/>
          <w:lang w:val="fi-FI"/>
        </w:rPr>
        <w:fldChar w:fldCharType="begin" w:fldLock="1"/>
      </w:r>
      <w:r w:rsidR="00AA708A">
        <w:rPr>
          <w:rFonts w:cs="Times New Roman"/>
          <w:szCs w:val="24"/>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AA708A">
        <w:rPr>
          <w:rFonts w:cs="Times New Roman"/>
          <w:szCs w:val="24"/>
          <w:lang w:val="fi-FI"/>
        </w:rPr>
        <w:fldChar w:fldCharType="separate"/>
      </w:r>
      <w:r w:rsidR="00AA708A" w:rsidRPr="00FB7E84">
        <w:rPr>
          <w:rFonts w:cs="Times New Roman"/>
          <w:noProof/>
          <w:szCs w:val="24"/>
          <w:lang w:val="fi-FI"/>
        </w:rPr>
        <w:t>(Ward ja Cooper, 2010)</w:t>
      </w:r>
      <w:r w:rsidR="00AA708A">
        <w:rPr>
          <w:rFonts w:cs="Times New Roman"/>
          <w:szCs w:val="24"/>
          <w:lang w:val="fi-FI"/>
        </w:rPr>
        <w:fldChar w:fldCharType="end"/>
      </w:r>
      <w:r w:rsidR="00AA708A">
        <w:rPr>
          <w:rFonts w:cs="Times New Roman"/>
          <w:szCs w:val="24"/>
          <w:lang w:val="fi-FI"/>
        </w:rPr>
        <w:t xml:space="preserve">. Silmukoinnin vaatiman tarkkuuden ja säätelyn arvellaan olevan syy, miksi silmukointikoneisto on huomattavan monimutkainen ja </w:t>
      </w:r>
      <w:r w:rsidR="003E6C3E">
        <w:rPr>
          <w:rFonts w:cs="Times New Roman"/>
          <w:szCs w:val="24"/>
          <w:lang w:val="fi-FI"/>
        </w:rPr>
        <w:t>energiaa vaativa</w:t>
      </w:r>
      <w:r w:rsidR="00D87E50">
        <w:rPr>
          <w:rFonts w:cs="Times New Roman"/>
          <w:szCs w:val="24"/>
          <w:lang w:val="fi-FI"/>
        </w:rPr>
        <w:t xml:space="preserve"> </w:t>
      </w:r>
      <w:r w:rsidR="00AA708A">
        <w:rPr>
          <w:rFonts w:cs="Times New Roman"/>
          <w:szCs w:val="24"/>
          <w:lang w:val="fi-FI"/>
        </w:rPr>
        <w:fldChar w:fldCharType="begin" w:fldLock="1"/>
      </w:r>
      <w:r w:rsidR="00DF02D5">
        <w:rPr>
          <w:rFonts w:cs="Times New Roman"/>
          <w:szCs w:val="24"/>
          <w:lang w:val="fi-FI"/>
        </w:rPr>
        <w:instrText>ADDIN CSL_CITATION {"citationItems":[{"id":"ITEM-1","itemData":{"DOI":"10.1038/nrm3742","ISSN":"1471-0080","abstract":"One of the most amazing findings in molecular biology was the discovery that eukaryotic genes are discontinuous, with coding DNA being interrupted by stretches of non-coding sequence. The subsequent realization that the intervening regions are removed from pre-mRNA transcripts via the activity of a common set of small nuclear RNAs (snRNAs), which assemble together with associated proteins into a complex known as the spliceosome, was equally surprising. How do cells coordinate the assembly of this molecular machine? And how does the spliceosome accurately recognize exons and introns to carry out the splicing reaction? Insights into these questions have been gained by studying the life cycle of spliceosomal snRNAs from their transcription, nuclear export and re-import to their dynamic assembly into the spliceosome. This assembly process can also affect the regulation of alternative splicing and has implications for human disease.","author":[{"dropping-particle":"","family":"Matera","given":"A Gregory","non-dropping-particle":"","parse-names":false,"suffix":""},{"dropping-particle":"","family":"Wang","given":"Zefeng","non-dropping-particle":"","parse-names":false,"suffix":""}],"container-title":"Nature reviews. Molecular cell biology","id":"ITEM-1","issue":"2","issued":{"date-parts":[["2014","2"]]},"page":"108-121","title":"A day in the life of the spliceosome","type":"article-journal","volume":"15"},"uris":["http://www.mendeley.com/documents/?uuid=dd7f3b95-5472-400b-8dec-f20cf8763f62"]}],"mendeley":{"formattedCitation":"(&lt;span style=\"baseline\"&gt;Matera ja Wang&lt;/span&gt;, 2014)","plainTextFormattedCitation":"(Matera ja Wang, 2014)","previouslyFormattedCitation":"(&lt;span style=\"baseline\"&gt;Matera ja Wang&lt;/span&gt;, 2014)"},"properties":{"noteIndex":0},"schema":"https://github.com/citation-style-language/schema/raw/master/csl-citation.json"}</w:instrText>
      </w:r>
      <w:r w:rsidR="00AA708A">
        <w:rPr>
          <w:rFonts w:cs="Times New Roman"/>
          <w:szCs w:val="24"/>
          <w:lang w:val="fi-FI"/>
        </w:rPr>
        <w:fldChar w:fldCharType="separate"/>
      </w:r>
      <w:r w:rsidR="00AA708A" w:rsidRPr="00AA708A">
        <w:rPr>
          <w:rFonts w:cs="Times New Roman"/>
          <w:noProof/>
          <w:szCs w:val="24"/>
          <w:lang w:val="fi-FI"/>
        </w:rPr>
        <w:t>(Matera ja Wang, 2014)</w:t>
      </w:r>
      <w:r w:rsidR="00AA708A">
        <w:rPr>
          <w:rFonts w:cs="Times New Roman"/>
          <w:szCs w:val="24"/>
          <w:lang w:val="fi-FI"/>
        </w:rPr>
        <w:fldChar w:fldCharType="end"/>
      </w:r>
      <w:r w:rsidR="00AA708A">
        <w:rPr>
          <w:rFonts w:cs="Times New Roman"/>
          <w:szCs w:val="24"/>
          <w:lang w:val="fi-FI"/>
        </w:rPr>
        <w:t>.</w:t>
      </w:r>
      <w:r w:rsidR="00053D0E">
        <w:rPr>
          <w:rFonts w:cs="Times New Roman"/>
          <w:szCs w:val="24"/>
          <w:lang w:val="fi-FI"/>
        </w:rPr>
        <w:t xml:space="preserve"> Tarkkuuden kääntöpuolena </w:t>
      </w:r>
      <w:r w:rsidR="00A14A15">
        <w:rPr>
          <w:rFonts w:cs="Times New Roman"/>
          <w:szCs w:val="24"/>
          <w:lang w:val="fi-FI"/>
        </w:rPr>
        <w:t xml:space="preserve">on, että RNA:n prosessointi on altis virheille, jotka aiheuttavat sairauksia </w:t>
      </w:r>
      <w:r w:rsidR="00A14A15">
        <w:rPr>
          <w:rFonts w:cs="Times New Roman"/>
          <w:szCs w:val="24"/>
          <w:lang w:val="fi-FI"/>
        </w:rPr>
        <w:fldChar w:fldCharType="begin" w:fldLock="1"/>
      </w:r>
      <w:r w:rsidR="002F7827">
        <w:rPr>
          <w:rFonts w:cs="Times New Roman"/>
          <w:szCs w:val="24"/>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00A14A15">
        <w:rPr>
          <w:rFonts w:cs="Times New Roman"/>
          <w:szCs w:val="24"/>
          <w:lang w:val="fi-FI"/>
        </w:rPr>
        <w:fldChar w:fldCharType="separate"/>
      </w:r>
      <w:r w:rsidR="00A14A15" w:rsidRPr="00A14A15">
        <w:rPr>
          <w:rFonts w:cs="Times New Roman"/>
          <w:noProof/>
          <w:szCs w:val="24"/>
          <w:lang w:val="fi-FI"/>
        </w:rPr>
        <w:t>(Scotti ja Swanson, 2015)</w:t>
      </w:r>
      <w:r w:rsidR="00A14A15">
        <w:rPr>
          <w:rFonts w:cs="Times New Roman"/>
          <w:szCs w:val="24"/>
          <w:lang w:val="fi-FI"/>
        </w:rPr>
        <w:fldChar w:fldCharType="end"/>
      </w:r>
      <w:r w:rsidR="00A14A15">
        <w:rPr>
          <w:rFonts w:cs="Times New Roman"/>
          <w:szCs w:val="24"/>
          <w:lang w:val="fi-FI"/>
        </w:rPr>
        <w:t xml:space="preserve">. </w:t>
      </w:r>
    </w:p>
    <w:p w14:paraId="4134FD62" w14:textId="59672E8F" w:rsidR="00053D0E" w:rsidRDefault="00053D0E" w:rsidP="00B819CC">
      <w:pPr>
        <w:divId w:val="1791391697"/>
        <w:rPr>
          <w:rFonts w:cs="Times New Roman"/>
          <w:szCs w:val="24"/>
          <w:lang w:val="fi-FI"/>
        </w:rPr>
      </w:pPr>
      <w:r>
        <w:rPr>
          <w:rFonts w:cs="Times New Roman"/>
          <w:szCs w:val="24"/>
          <w:lang w:val="fi-FI"/>
        </w:rPr>
        <w:tab/>
        <w:t xml:space="preserve">Silmukointi alkaa </w:t>
      </w:r>
      <w:r w:rsidR="00DA391A">
        <w:rPr>
          <w:rFonts w:cs="Times New Roman"/>
          <w:szCs w:val="24"/>
          <w:lang w:val="fi-FI"/>
        </w:rPr>
        <w:t xml:space="preserve">U1-snRNP:n kiinnittymisellä 5’-silmukointikohtaan, ja U2 kiinnittyy haarautumiskohtaan. Kolmen </w:t>
      </w:r>
      <w:proofErr w:type="spellStart"/>
      <w:r w:rsidR="00DA391A">
        <w:rPr>
          <w:rFonts w:cs="Times New Roman"/>
          <w:szCs w:val="24"/>
          <w:lang w:val="fi-FI"/>
        </w:rPr>
        <w:t>snRNP:n</w:t>
      </w:r>
      <w:proofErr w:type="spellEnd"/>
      <w:r w:rsidR="00DA391A">
        <w:rPr>
          <w:rFonts w:cs="Times New Roman"/>
          <w:szCs w:val="24"/>
          <w:lang w:val="fi-FI"/>
        </w:rPr>
        <w:t xml:space="preserve"> kompleksi, U4/U5/U6 kiinnittyy </w:t>
      </w:r>
      <w:r w:rsidR="00DA391A">
        <w:rPr>
          <w:rFonts w:cs="Times New Roman"/>
          <w:szCs w:val="24"/>
          <w:lang w:val="fi-FI"/>
        </w:rPr>
        <w:lastRenderedPageBreak/>
        <w:t>kohtien tunnistuksen jälkeen</w:t>
      </w:r>
      <w:r w:rsidR="00D103E2">
        <w:rPr>
          <w:rFonts w:cs="Times New Roman"/>
          <w:szCs w:val="24"/>
          <w:lang w:val="fi-FI"/>
        </w:rPr>
        <w:t xml:space="preserve"> introniin</w:t>
      </w:r>
      <w:r w:rsidR="00DA391A">
        <w:rPr>
          <w:rFonts w:cs="Times New Roman"/>
          <w:szCs w:val="24"/>
          <w:lang w:val="fi-FI"/>
        </w:rPr>
        <w:t xml:space="preserve"> muodostuvaan kompleksiin. U4 irtoaa, jonka jälkeen </w:t>
      </w:r>
      <w:r w:rsidR="002F7827">
        <w:rPr>
          <w:rFonts w:cs="Times New Roman"/>
          <w:szCs w:val="24"/>
          <w:lang w:val="fi-FI"/>
        </w:rPr>
        <w:t xml:space="preserve">U6 korvaa U1 5’-silmukointikohdassa. U6 siirtää 5’-silmukointikohdan U2 lähelle, jonka jälkeen tapahtuu </w:t>
      </w:r>
      <w:proofErr w:type="spellStart"/>
      <w:r w:rsidR="002F7827">
        <w:rPr>
          <w:rFonts w:cs="Times New Roman"/>
          <w:szCs w:val="24"/>
          <w:lang w:val="fi-FI"/>
        </w:rPr>
        <w:t>transesterifikaatioreaktio</w:t>
      </w:r>
      <w:proofErr w:type="spellEnd"/>
      <w:r w:rsidR="002F7827">
        <w:rPr>
          <w:rFonts w:cs="Times New Roman"/>
          <w:szCs w:val="24"/>
          <w:lang w:val="fi-FI"/>
        </w:rPr>
        <w:t>, jossa 5’-silmukointikohdan pää irro</w:t>
      </w:r>
      <w:del w:id="19" w:author="Pelin, Katarina B" w:date="2018-12-19T15:36:00Z">
        <w:r w:rsidR="002F7827" w:rsidDel="00880F5D">
          <w:rPr>
            <w:rFonts w:cs="Times New Roman"/>
            <w:szCs w:val="24"/>
            <w:lang w:val="fi-FI"/>
          </w:rPr>
          <w:delText>i</w:delText>
        </w:r>
      </w:del>
      <w:r w:rsidR="002F7827">
        <w:rPr>
          <w:rFonts w:cs="Times New Roman"/>
          <w:szCs w:val="24"/>
          <w:lang w:val="fi-FI"/>
        </w:rPr>
        <w:t xml:space="preserve">tetaan </w:t>
      </w:r>
      <w:proofErr w:type="spellStart"/>
      <w:r w:rsidR="002F7827">
        <w:rPr>
          <w:rFonts w:cs="Times New Roman"/>
          <w:szCs w:val="24"/>
          <w:lang w:val="fi-FI"/>
        </w:rPr>
        <w:t>eksonista</w:t>
      </w:r>
      <w:proofErr w:type="spellEnd"/>
      <w:r w:rsidR="002F7827">
        <w:rPr>
          <w:rFonts w:cs="Times New Roman"/>
          <w:szCs w:val="24"/>
          <w:lang w:val="fi-FI"/>
        </w:rPr>
        <w:t xml:space="preserve"> kiinnitetään haarautumiskohdan </w:t>
      </w:r>
      <w:proofErr w:type="spellStart"/>
      <w:r w:rsidR="002F7827">
        <w:rPr>
          <w:rFonts w:cs="Times New Roman"/>
          <w:szCs w:val="24"/>
          <w:lang w:val="fi-FI"/>
        </w:rPr>
        <w:t>adeniiniin</w:t>
      </w:r>
      <w:proofErr w:type="spellEnd"/>
      <w:r w:rsidR="002F7827">
        <w:rPr>
          <w:rFonts w:cs="Times New Roman"/>
          <w:szCs w:val="24"/>
          <w:lang w:val="fi-FI"/>
        </w:rPr>
        <w:t xml:space="preserve">. </w:t>
      </w:r>
      <w:proofErr w:type="spellStart"/>
      <w:r w:rsidR="002F7827">
        <w:rPr>
          <w:rFonts w:cs="Times New Roman"/>
          <w:szCs w:val="24"/>
          <w:lang w:val="fi-FI"/>
        </w:rPr>
        <w:t>Intronista</w:t>
      </w:r>
      <w:proofErr w:type="spellEnd"/>
      <w:r w:rsidR="002F7827">
        <w:rPr>
          <w:rFonts w:cs="Times New Roman"/>
          <w:szCs w:val="24"/>
          <w:lang w:val="fi-FI"/>
        </w:rPr>
        <w:t xml:space="preserve"> muodostuu tällöin </w:t>
      </w:r>
      <w:r w:rsidR="007B2278">
        <w:rPr>
          <w:rFonts w:cs="Times New Roman"/>
          <w:szCs w:val="24"/>
          <w:lang w:val="fi-FI"/>
        </w:rPr>
        <w:t>lassomainen rakenne</w:t>
      </w:r>
      <w:del w:id="20" w:author="Pelin, Katarina B" w:date="2018-12-19T15:36:00Z">
        <w:r w:rsidR="002F7827" w:rsidDel="00880F5D">
          <w:rPr>
            <w:rFonts w:cs="Times New Roman"/>
            <w:szCs w:val="24"/>
            <w:lang w:val="fi-FI"/>
          </w:rPr>
          <w:delText xml:space="preserve"> rakenne</w:delText>
        </w:r>
      </w:del>
      <w:r w:rsidR="002F7827">
        <w:rPr>
          <w:rFonts w:cs="Times New Roman"/>
          <w:szCs w:val="24"/>
          <w:lang w:val="fi-FI"/>
        </w:rPr>
        <w:t xml:space="preserve">. Sen jälkeen U5 tuo ylävirran vapaan </w:t>
      </w:r>
      <w:proofErr w:type="spellStart"/>
      <w:r w:rsidR="002F7827">
        <w:rPr>
          <w:rFonts w:cs="Times New Roman"/>
          <w:szCs w:val="24"/>
          <w:lang w:val="fi-FI"/>
        </w:rPr>
        <w:t>eksonin</w:t>
      </w:r>
      <w:proofErr w:type="spellEnd"/>
      <w:r w:rsidR="002F7827">
        <w:rPr>
          <w:rFonts w:cs="Times New Roman"/>
          <w:szCs w:val="24"/>
          <w:lang w:val="fi-FI"/>
        </w:rPr>
        <w:t xml:space="preserve"> 3’-pään lähelle alavirran </w:t>
      </w:r>
      <w:proofErr w:type="spellStart"/>
      <w:r w:rsidR="002F7827">
        <w:rPr>
          <w:rFonts w:cs="Times New Roman"/>
          <w:szCs w:val="24"/>
          <w:lang w:val="fi-FI"/>
        </w:rPr>
        <w:t>eksonin</w:t>
      </w:r>
      <w:proofErr w:type="spellEnd"/>
      <w:r w:rsidR="002F7827">
        <w:rPr>
          <w:rFonts w:cs="Times New Roman"/>
          <w:szCs w:val="24"/>
          <w:lang w:val="fi-FI"/>
        </w:rPr>
        <w:t xml:space="preserve"> 5’-päätä, ja toinen </w:t>
      </w:r>
      <w:proofErr w:type="spellStart"/>
      <w:r w:rsidR="002F7827">
        <w:rPr>
          <w:rFonts w:cs="Times New Roman"/>
          <w:szCs w:val="24"/>
          <w:lang w:val="fi-FI"/>
        </w:rPr>
        <w:t>transesterifikaatioreaktio</w:t>
      </w:r>
      <w:proofErr w:type="spellEnd"/>
      <w:r w:rsidR="002F7827">
        <w:rPr>
          <w:rFonts w:cs="Times New Roman"/>
          <w:szCs w:val="24"/>
          <w:lang w:val="fi-FI"/>
        </w:rPr>
        <w:t xml:space="preserve"> irrottaa kiinniolevan </w:t>
      </w:r>
      <w:proofErr w:type="spellStart"/>
      <w:r w:rsidR="002F7827">
        <w:rPr>
          <w:rFonts w:cs="Times New Roman"/>
          <w:szCs w:val="24"/>
          <w:lang w:val="fi-FI"/>
        </w:rPr>
        <w:t>intronin</w:t>
      </w:r>
      <w:proofErr w:type="spellEnd"/>
      <w:r w:rsidR="002F7827">
        <w:rPr>
          <w:rFonts w:cs="Times New Roman"/>
          <w:szCs w:val="24"/>
          <w:lang w:val="fi-FI"/>
        </w:rPr>
        <w:t xml:space="preserve"> 3’-pään ja liittää </w:t>
      </w:r>
      <w:proofErr w:type="spellStart"/>
      <w:r w:rsidR="002F7827">
        <w:rPr>
          <w:rFonts w:cs="Times New Roman"/>
          <w:szCs w:val="24"/>
          <w:lang w:val="fi-FI"/>
        </w:rPr>
        <w:t>eksonien</w:t>
      </w:r>
      <w:proofErr w:type="spellEnd"/>
      <w:r w:rsidR="002F7827">
        <w:rPr>
          <w:rFonts w:cs="Times New Roman"/>
          <w:szCs w:val="24"/>
          <w:lang w:val="fi-FI"/>
        </w:rPr>
        <w:t xml:space="preserve"> päät yhteen </w:t>
      </w:r>
      <w:r w:rsidR="002F7827">
        <w:rPr>
          <w:rFonts w:cs="Times New Roman"/>
          <w:szCs w:val="24"/>
          <w:lang w:val="fi-FI"/>
        </w:rPr>
        <w:fldChar w:fldCharType="begin" w:fldLock="1"/>
      </w:r>
      <w:r w:rsidR="00202438">
        <w:rPr>
          <w:rFonts w:cs="Times New Roman"/>
          <w:szCs w:val="24"/>
          <w:lang w:val="fi-FI"/>
        </w:rPr>
        <w:instrText>ADDIN CSL_CITATION {"citationItems":[{"id":"ITEM-1","itemData":{"DOI":"10.1093/bfgp/elr020 [doi]","author":[{"dropping-particle":"","family":"Douglas","given":"Andrew G. L.","non-dropping-particle":"","parse-names":false,"suffix":""},{"dropping-particle":"","family":"Wood","given":"Matthew J. A.","non-dropping-particle":"","parse-names":false,"suffix":""}],"container-title":"Briefings in Functional Genomics","id":"ITEM-1","issue":"3","issued":{"date-parts":[["2011"]]},"note":"SO: Briefings in Functional Genomics May 1, 2011 10(3):151","page":"151-164","title":"RNA splicing: disease and therapy","type":"article-journal","volume":"10"},"uris":["http://www.mendeley.com/documents/?uuid=2add72dc-f949-4df4-9c98-6479fd984b0e"]}],"mendeley":{"formattedCitation":"(&lt;span style=\"baseline\"&gt;Douglas ja Wood&lt;/span&gt;, 2011)","plainTextFormattedCitation":"(Douglas ja Wood, 2011)","previouslyFormattedCitation":"(&lt;span style=\"baseline\"&gt;Douglas ja Wood&lt;/span&gt;, 2011)"},"properties":{"noteIndex":0},"schema":"https://github.com/citation-style-language/schema/raw/master/csl-citation.json"}</w:instrText>
      </w:r>
      <w:r w:rsidR="002F7827">
        <w:rPr>
          <w:rFonts w:cs="Times New Roman"/>
          <w:szCs w:val="24"/>
          <w:lang w:val="fi-FI"/>
        </w:rPr>
        <w:fldChar w:fldCharType="separate"/>
      </w:r>
      <w:r w:rsidR="002F7827" w:rsidRPr="002F7827">
        <w:rPr>
          <w:rFonts w:cs="Times New Roman"/>
          <w:noProof/>
          <w:szCs w:val="24"/>
          <w:lang w:val="fi-FI"/>
        </w:rPr>
        <w:t>(Douglas ja Wood, 2011)</w:t>
      </w:r>
      <w:r w:rsidR="002F7827">
        <w:rPr>
          <w:rFonts w:cs="Times New Roman"/>
          <w:szCs w:val="24"/>
          <w:lang w:val="fi-FI"/>
        </w:rPr>
        <w:fldChar w:fldCharType="end"/>
      </w:r>
      <w:r w:rsidR="002F7827">
        <w:rPr>
          <w:rFonts w:cs="Times New Roman"/>
          <w:szCs w:val="24"/>
          <w:lang w:val="fi-FI"/>
        </w:rPr>
        <w:t>.</w:t>
      </w:r>
    </w:p>
    <w:p w14:paraId="28E97D75" w14:textId="77777777" w:rsidR="00C016CB" w:rsidRDefault="00C016CB" w:rsidP="00C016CB">
      <w:pPr>
        <w:pStyle w:val="Heading2"/>
        <w:divId w:val="1791391697"/>
        <w:rPr>
          <w:lang w:val="fi-FI"/>
        </w:rPr>
      </w:pPr>
      <w:bookmarkStart w:id="21" w:name="_Toc532590952"/>
      <w:bookmarkStart w:id="22" w:name="_Toc532849129"/>
      <w:r>
        <w:rPr>
          <w:lang w:val="fi-FI"/>
        </w:rPr>
        <w:t>3.</w:t>
      </w:r>
      <w:r w:rsidR="000B1FB0">
        <w:rPr>
          <w:lang w:val="fi-FI"/>
        </w:rPr>
        <w:t>2</w:t>
      </w:r>
      <w:r>
        <w:rPr>
          <w:lang w:val="fi-FI"/>
        </w:rPr>
        <w:t xml:space="preserve"> Vaihtoehtoinen silmukointi</w:t>
      </w:r>
      <w:bookmarkEnd w:id="21"/>
      <w:bookmarkEnd w:id="22"/>
    </w:p>
    <w:p w14:paraId="207EB7B7" w14:textId="77777777" w:rsidR="001D6E31" w:rsidRDefault="00AC7C8D" w:rsidP="00956F90">
      <w:pPr>
        <w:divId w:val="1791391697"/>
        <w:rPr>
          <w:lang w:val="fi-FI"/>
        </w:rPr>
      </w:pPr>
      <w:r>
        <w:rPr>
          <w:lang w:val="fi-FI"/>
        </w:rPr>
        <w:tab/>
        <w:t xml:space="preserve">Vaihtoehtoinen silmukointi riippuu </w:t>
      </w:r>
      <w:proofErr w:type="spellStart"/>
      <w:r>
        <w:rPr>
          <w:lang w:val="fi-FI"/>
        </w:rPr>
        <w:t>spliseosomin</w:t>
      </w:r>
      <w:proofErr w:type="spellEnd"/>
      <w:r w:rsidR="00C60A51">
        <w:rPr>
          <w:lang w:val="fi-FI"/>
        </w:rPr>
        <w:t xml:space="preserve"> saamista</w:t>
      </w:r>
      <w:r>
        <w:rPr>
          <w:lang w:val="fi-FI"/>
        </w:rPr>
        <w:t xml:space="preserve"> signaaleista</w:t>
      </w:r>
      <w:r w:rsidR="00DD7E8B">
        <w:rPr>
          <w:lang w:val="fi-FI"/>
        </w:rPr>
        <w:t xml:space="preserve">. </w:t>
      </w:r>
      <w:proofErr w:type="spellStart"/>
      <w:r w:rsidR="00DD7E8B">
        <w:rPr>
          <w:lang w:val="fi-FI"/>
        </w:rPr>
        <w:t>Spliseosomin</w:t>
      </w:r>
      <w:proofErr w:type="spellEnd"/>
      <w:r w:rsidR="00DD7E8B">
        <w:rPr>
          <w:lang w:val="fi-FI"/>
        </w:rPr>
        <w:t xml:space="preserve"> muodostumista introniin </w:t>
      </w:r>
      <w:r>
        <w:rPr>
          <w:lang w:val="fi-FI"/>
        </w:rPr>
        <w:t xml:space="preserve">säätelevät </w:t>
      </w:r>
      <w:r w:rsidR="0010094D">
        <w:rPr>
          <w:lang w:val="fi-FI"/>
        </w:rPr>
        <w:t xml:space="preserve">silmukointikohtien komplementaarisuus </w:t>
      </w:r>
      <w:proofErr w:type="spellStart"/>
      <w:r w:rsidR="0010094D">
        <w:rPr>
          <w:lang w:val="fi-FI"/>
        </w:rPr>
        <w:t>spliseosomin</w:t>
      </w:r>
      <w:proofErr w:type="spellEnd"/>
      <w:r w:rsidR="0010094D">
        <w:rPr>
          <w:lang w:val="fi-FI"/>
        </w:rPr>
        <w:t xml:space="preserve"> komponenteille sekä </w:t>
      </w:r>
      <w:proofErr w:type="spellStart"/>
      <w:r>
        <w:rPr>
          <w:lang w:val="fi-FI"/>
        </w:rPr>
        <w:t>introneissa</w:t>
      </w:r>
      <w:proofErr w:type="spellEnd"/>
      <w:r>
        <w:rPr>
          <w:lang w:val="fi-FI"/>
        </w:rPr>
        <w:t xml:space="preserve"> ja </w:t>
      </w:r>
      <w:proofErr w:type="spellStart"/>
      <w:r>
        <w:rPr>
          <w:lang w:val="fi-FI"/>
        </w:rPr>
        <w:t>eksoneissa</w:t>
      </w:r>
      <w:proofErr w:type="spellEnd"/>
      <w:r>
        <w:rPr>
          <w:lang w:val="fi-FI"/>
        </w:rPr>
        <w:t xml:space="preserve"> olevat </w:t>
      </w:r>
      <w:r w:rsidRPr="00AC7C8D">
        <w:rPr>
          <w:i/>
          <w:lang w:val="fi-FI"/>
        </w:rPr>
        <w:t>cis</w:t>
      </w:r>
      <w:r>
        <w:rPr>
          <w:lang w:val="fi-FI"/>
        </w:rPr>
        <w:t>-</w:t>
      </w:r>
      <w:proofErr w:type="spellStart"/>
      <w:r>
        <w:rPr>
          <w:lang w:val="fi-FI"/>
        </w:rPr>
        <w:t>regulatoriset</w:t>
      </w:r>
      <w:proofErr w:type="spellEnd"/>
      <w:r>
        <w:rPr>
          <w:lang w:val="fi-FI"/>
        </w:rPr>
        <w:t xml:space="preserve"> silmukoinnin tehostaja- ja hiljentäjäjaksot. Silmukoinnin hiljentäjäjaksoihin kiinnittyvät </w:t>
      </w:r>
      <w:proofErr w:type="spellStart"/>
      <w:r w:rsidR="007B62CA">
        <w:rPr>
          <w:lang w:val="fi-FI"/>
        </w:rPr>
        <w:t>hnRNP</w:t>
      </w:r>
      <w:proofErr w:type="spellEnd"/>
      <w:r w:rsidR="007B62CA">
        <w:rPr>
          <w:lang w:val="fi-FI"/>
        </w:rPr>
        <w:t xml:space="preserve">-proteiinit eli heterogeeniset </w:t>
      </w:r>
      <w:proofErr w:type="spellStart"/>
      <w:r w:rsidR="007B62CA">
        <w:rPr>
          <w:lang w:val="fi-FI"/>
        </w:rPr>
        <w:t>ribonukleoproteiinit</w:t>
      </w:r>
      <w:proofErr w:type="spellEnd"/>
      <w:r w:rsidR="007B62CA">
        <w:rPr>
          <w:lang w:val="fi-FI"/>
        </w:rPr>
        <w:t xml:space="preserve"> ja tehostajajaksoihin SR-proteiinit eli </w:t>
      </w:r>
      <w:proofErr w:type="spellStart"/>
      <w:r w:rsidR="007B62CA">
        <w:rPr>
          <w:lang w:val="fi-FI"/>
        </w:rPr>
        <w:t>seriini-arginiini</w:t>
      </w:r>
      <w:proofErr w:type="spellEnd"/>
      <w:r w:rsidR="007B62CA">
        <w:rPr>
          <w:lang w:val="fi-FI"/>
        </w:rPr>
        <w:t xml:space="preserve"> -perheen proteiinit. Jotkut SR-proteiinit voivat myös toimia hiljentäjinä</w:t>
      </w:r>
      <w:r w:rsidR="00612368">
        <w:rPr>
          <w:lang w:val="fi-FI"/>
        </w:rPr>
        <w:t xml:space="preserve">. Silmukoinnin säätelyyn vaikuttavat myös itsessään silmukointitekijöiden </w:t>
      </w:r>
      <w:proofErr w:type="spellStart"/>
      <w:r w:rsidR="00612368">
        <w:rPr>
          <w:lang w:val="fi-FI"/>
        </w:rPr>
        <w:t>ekspressiotasojen</w:t>
      </w:r>
      <w:proofErr w:type="spellEnd"/>
      <w:r w:rsidR="00612368">
        <w:rPr>
          <w:lang w:val="fi-FI"/>
        </w:rPr>
        <w:t xml:space="preserve"> säätely</w:t>
      </w:r>
      <w:r w:rsidR="00E014D7">
        <w:rPr>
          <w:lang w:val="fi-FI"/>
        </w:rPr>
        <w:t xml:space="preserve"> solunsisäisen ja solujen välisen viestinnän avulla</w:t>
      </w:r>
      <w:r w:rsidR="00612368">
        <w:rPr>
          <w:lang w:val="fi-FI"/>
        </w:rPr>
        <w:t>. Yksittäisen silmukointitekijän affiniteetti</w:t>
      </w:r>
      <w:r w:rsidR="00673361">
        <w:rPr>
          <w:lang w:val="fi-FI"/>
        </w:rPr>
        <w:t xml:space="preserve"> RNA:</w:t>
      </w:r>
      <w:r w:rsidR="00636D42">
        <w:rPr>
          <w:lang w:val="fi-FI"/>
        </w:rPr>
        <w:t>n</w:t>
      </w:r>
      <w:r w:rsidR="00612368">
        <w:rPr>
          <w:lang w:val="fi-FI"/>
        </w:rPr>
        <w:t xml:space="preserve"> on suhteellisen matala, mutta usean silmukointitekijän yhteistyö mahdollistaa tarkemman säätelyn</w:t>
      </w:r>
      <w:r w:rsidR="00BA2D8A">
        <w:rPr>
          <w:lang w:val="fi-FI"/>
        </w:rPr>
        <w:t xml:space="preserve">. Myös </w:t>
      </w:r>
      <w:r w:rsidR="00F825E1">
        <w:rPr>
          <w:lang w:val="fi-FI"/>
        </w:rPr>
        <w:t>kromatiinin</w:t>
      </w:r>
      <w:r w:rsidR="00D24C21">
        <w:rPr>
          <w:lang w:val="fi-FI"/>
        </w:rPr>
        <w:t xml:space="preserve"> ja </w:t>
      </w:r>
      <w:proofErr w:type="spellStart"/>
      <w:r w:rsidR="00D24C21">
        <w:rPr>
          <w:lang w:val="fi-FI"/>
        </w:rPr>
        <w:t>histonien</w:t>
      </w:r>
      <w:proofErr w:type="spellEnd"/>
      <w:r w:rsidR="00D24C21">
        <w:rPr>
          <w:lang w:val="fi-FI"/>
        </w:rPr>
        <w:t xml:space="preserve"> </w:t>
      </w:r>
      <w:r w:rsidR="00F825E1">
        <w:rPr>
          <w:lang w:val="fi-FI"/>
        </w:rPr>
        <w:t xml:space="preserve">muokkaus, </w:t>
      </w:r>
      <w:r w:rsidR="00D24C21">
        <w:rPr>
          <w:lang w:val="fi-FI"/>
        </w:rPr>
        <w:t>esiaste-</w:t>
      </w:r>
      <w:r w:rsidR="00F825E1">
        <w:rPr>
          <w:lang w:val="fi-FI"/>
        </w:rPr>
        <w:t xml:space="preserve">RNA:n muodostamat sekundaarirakenteet ja pienet tuman </w:t>
      </w:r>
      <w:proofErr w:type="spellStart"/>
      <w:r w:rsidR="00F825E1">
        <w:rPr>
          <w:lang w:val="fi-FI"/>
        </w:rPr>
        <w:t>RNA:t</w:t>
      </w:r>
      <w:proofErr w:type="spellEnd"/>
      <w:r w:rsidR="00F825E1">
        <w:rPr>
          <w:lang w:val="fi-FI"/>
        </w:rPr>
        <w:t xml:space="preserve"> eli </w:t>
      </w:r>
      <w:proofErr w:type="spellStart"/>
      <w:r w:rsidR="00F825E1">
        <w:rPr>
          <w:lang w:val="fi-FI"/>
        </w:rPr>
        <w:t>snoRNA:t</w:t>
      </w:r>
      <w:proofErr w:type="spellEnd"/>
      <w:r w:rsidR="00F825E1">
        <w:rPr>
          <w:lang w:val="fi-FI"/>
        </w:rPr>
        <w:t xml:space="preserve"> vaikuttavat silmukoinnin säätelyyn</w:t>
      </w:r>
      <w:r w:rsidR="007B62CA">
        <w:rPr>
          <w:lang w:val="fi-FI"/>
        </w:rPr>
        <w:t xml:space="preserve"> </w:t>
      </w:r>
      <w:r w:rsidR="007B62CA">
        <w:rPr>
          <w:lang w:val="fi-FI"/>
        </w:rPr>
        <w:fldChar w:fldCharType="begin" w:fldLock="1"/>
      </w:r>
      <w:r w:rsidR="00A14A15">
        <w:rPr>
          <w:lang w:val="fi-FI"/>
        </w:rPr>
        <w:instrText>ADDIN CSL_CITATION {"citationItems":[{"id":"ITEM-1","itemData":{"DOI":"10.1093/bfgp/elr020 [doi]","author":[{"dropping-particle":"","family":"Douglas","given":"Andrew G. L.","non-dropping-particle":"","parse-names":false,"suffix":""},{"dropping-particle":"","family":"Wood","given":"Matthew J. A.","non-dropping-particle":"","parse-names":false,"suffix":""}],"container-title":"Briefings in Functional Genomics","id":"ITEM-1","issue":"3","issued":{"date-parts":[["2011"]]},"note":"SO: Briefings in Functional Genomics May 1, 2011 10(3):151","page":"151-164","title":"RNA splicing: disease and therapy","type":"article-journal","volume":"10"},"uris":["http://www.mendeley.com/documents/?uuid=2add72dc-f949-4df4-9c98-6479fd984b0e"]}],"mendeley":{"formattedCitation":"(&lt;span style=\"baseline\"&gt;Douglas ja Wood&lt;/span&gt;, 2011)","plainTextFormattedCitation":"(Douglas ja Wood, 2011)","previouslyFormattedCitation":"(&lt;span style=\"baseline\"&gt;Douglas ja Wood&lt;/span&gt;, 2011)"},"properties":{"noteIndex":0},"schema":"https://github.com/citation-style-language/schema/raw/master/csl-citation.json"}</w:instrText>
      </w:r>
      <w:r w:rsidR="007B62CA">
        <w:rPr>
          <w:lang w:val="fi-FI"/>
        </w:rPr>
        <w:fldChar w:fldCharType="separate"/>
      </w:r>
      <w:r w:rsidR="007B62CA" w:rsidRPr="007B62CA">
        <w:rPr>
          <w:noProof/>
          <w:lang w:val="fi-FI"/>
        </w:rPr>
        <w:t>(Douglas ja Wood, 2011)</w:t>
      </w:r>
      <w:r w:rsidR="007B62CA">
        <w:rPr>
          <w:lang w:val="fi-FI"/>
        </w:rPr>
        <w:fldChar w:fldCharType="end"/>
      </w:r>
      <w:r w:rsidR="00612368">
        <w:rPr>
          <w:lang w:val="fi-FI"/>
        </w:rPr>
        <w:t>.</w:t>
      </w:r>
    </w:p>
    <w:p w14:paraId="385AA286" w14:textId="77777777" w:rsidR="00A2188C" w:rsidRDefault="001B4AA8" w:rsidP="00956F90">
      <w:pPr>
        <w:divId w:val="1791391697"/>
        <w:rPr>
          <w:lang w:val="fi-FI"/>
        </w:rPr>
      </w:pPr>
      <w:r>
        <w:rPr>
          <w:noProof/>
          <w:lang w:val="fi-FI" w:eastAsia="fi-FI"/>
        </w:rPr>
        <w:lastRenderedPageBreak/>
        <w:drawing>
          <wp:anchor distT="0" distB="0" distL="114300" distR="114300" simplePos="0" relativeHeight="251660288" behindDoc="0" locked="0" layoutInCell="1" allowOverlap="1" wp14:anchorId="68081374" wp14:editId="18DF46B9">
            <wp:simplePos x="0" y="0"/>
            <wp:positionH relativeFrom="margin">
              <wp:align>left</wp:align>
            </wp:positionH>
            <wp:positionV relativeFrom="paragraph">
              <wp:posOffset>4445</wp:posOffset>
            </wp:positionV>
            <wp:extent cx="5690235" cy="3928745"/>
            <wp:effectExtent l="0" t="0" r="5715" b="0"/>
            <wp:wrapSquare wrapText="bothSides"/>
            <wp:docPr id="1" name="Kuva 1" descr="C:\Users\Konsta\Desktop\0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onsta\Desktop\02.1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0235" cy="3928745"/>
                    </a:xfrm>
                    <a:prstGeom prst="rect">
                      <a:avLst/>
                    </a:prstGeom>
                    <a:noFill/>
                    <a:ln>
                      <a:noFill/>
                    </a:ln>
                  </pic:spPr>
                </pic:pic>
              </a:graphicData>
            </a:graphic>
            <wp14:sizeRelH relativeFrom="page">
              <wp14:pctWidth>0</wp14:pctWidth>
            </wp14:sizeRelH>
            <wp14:sizeRelV relativeFrom="page">
              <wp14:pctHeight>0</wp14:pctHeight>
            </wp14:sizeRelV>
          </wp:anchor>
        </w:drawing>
      </w:r>
      <w:r w:rsidR="002E7FDD">
        <w:rPr>
          <w:noProof/>
          <w:lang w:val="fi-FI" w:eastAsia="fi-FI"/>
        </w:rPr>
        <mc:AlternateContent>
          <mc:Choice Requires="wps">
            <w:drawing>
              <wp:anchor distT="0" distB="0" distL="114300" distR="114300" simplePos="0" relativeHeight="251662336" behindDoc="0" locked="0" layoutInCell="1" allowOverlap="1" wp14:anchorId="48A8EB2B" wp14:editId="1352A0CC">
                <wp:simplePos x="0" y="0"/>
                <wp:positionH relativeFrom="column">
                  <wp:posOffset>4445</wp:posOffset>
                </wp:positionH>
                <wp:positionV relativeFrom="paragraph">
                  <wp:posOffset>3990340</wp:posOffset>
                </wp:positionV>
                <wp:extent cx="5690235" cy="635"/>
                <wp:effectExtent l="0" t="0" r="0" b="0"/>
                <wp:wrapSquare wrapText="bothSides"/>
                <wp:docPr id="2" name="Tekstiruutu 2"/>
                <wp:cNvGraphicFramePr/>
                <a:graphic xmlns:a="http://schemas.openxmlformats.org/drawingml/2006/main">
                  <a:graphicData uri="http://schemas.microsoft.com/office/word/2010/wordprocessingShape">
                    <wps:wsp>
                      <wps:cNvSpPr txBox="1"/>
                      <wps:spPr>
                        <a:xfrm>
                          <a:off x="0" y="0"/>
                          <a:ext cx="5690235" cy="635"/>
                        </a:xfrm>
                        <a:prstGeom prst="rect">
                          <a:avLst/>
                        </a:prstGeom>
                        <a:solidFill>
                          <a:prstClr val="white"/>
                        </a:solidFill>
                        <a:ln>
                          <a:noFill/>
                        </a:ln>
                      </wps:spPr>
                      <wps:txbx>
                        <w:txbxContent>
                          <w:p w14:paraId="562B10D7" w14:textId="32A503A9" w:rsidR="00BA2D8A" w:rsidRPr="001F0CC1" w:rsidRDefault="00BA2D8A" w:rsidP="002E7FDD">
                            <w:pPr>
                              <w:pStyle w:val="Caption"/>
                              <w:rPr>
                                <w:i w:val="0"/>
                                <w:noProof/>
                                <w:color w:val="auto"/>
                                <w:sz w:val="22"/>
                                <w:szCs w:val="22"/>
                                <w:lang w:val="fi-FI"/>
                              </w:rPr>
                            </w:pPr>
                            <w:r w:rsidRPr="001F0CC1">
                              <w:rPr>
                                <w:b/>
                                <w:i w:val="0"/>
                                <w:color w:val="auto"/>
                                <w:sz w:val="22"/>
                                <w:szCs w:val="22"/>
                                <w:lang w:val="fi-FI"/>
                              </w:rPr>
                              <w:t xml:space="preserve">Kuva </w:t>
                            </w:r>
                            <w:r w:rsidRPr="001F0CC1">
                              <w:rPr>
                                <w:b/>
                                <w:i w:val="0"/>
                                <w:color w:val="auto"/>
                                <w:sz w:val="22"/>
                                <w:szCs w:val="22"/>
                              </w:rPr>
                              <w:fldChar w:fldCharType="begin"/>
                            </w:r>
                            <w:r w:rsidRPr="001F0CC1">
                              <w:rPr>
                                <w:b/>
                                <w:i w:val="0"/>
                                <w:color w:val="auto"/>
                                <w:sz w:val="22"/>
                                <w:szCs w:val="22"/>
                                <w:lang w:val="fi-FI"/>
                              </w:rPr>
                              <w:instrText xml:space="preserve"> SEQ Kuva \* ARABIC </w:instrText>
                            </w:r>
                            <w:r w:rsidRPr="001F0CC1">
                              <w:rPr>
                                <w:b/>
                                <w:i w:val="0"/>
                                <w:color w:val="auto"/>
                                <w:sz w:val="22"/>
                                <w:szCs w:val="22"/>
                              </w:rPr>
                              <w:fldChar w:fldCharType="separate"/>
                            </w:r>
                            <w:r w:rsidR="00A773F4">
                              <w:rPr>
                                <w:b/>
                                <w:i w:val="0"/>
                                <w:noProof/>
                                <w:color w:val="auto"/>
                                <w:sz w:val="22"/>
                                <w:szCs w:val="22"/>
                                <w:lang w:val="fi-FI"/>
                              </w:rPr>
                              <w:t>1</w:t>
                            </w:r>
                            <w:r w:rsidRPr="001F0CC1">
                              <w:rPr>
                                <w:b/>
                                <w:i w:val="0"/>
                                <w:color w:val="auto"/>
                                <w:sz w:val="22"/>
                                <w:szCs w:val="22"/>
                              </w:rPr>
                              <w:fldChar w:fldCharType="end"/>
                            </w:r>
                            <w:r w:rsidRPr="001F0CC1">
                              <w:rPr>
                                <w:b/>
                                <w:i w:val="0"/>
                                <w:color w:val="auto"/>
                                <w:sz w:val="22"/>
                                <w:szCs w:val="22"/>
                                <w:lang w:val="fi-FI"/>
                              </w:rPr>
                              <w:t xml:space="preserve">. </w:t>
                            </w:r>
                            <w:r w:rsidRPr="001F0CC1">
                              <w:rPr>
                                <w:i w:val="0"/>
                                <w:color w:val="auto"/>
                                <w:sz w:val="22"/>
                                <w:szCs w:val="22"/>
                                <w:lang w:val="fi-FI"/>
                              </w:rPr>
                              <w:t>Vaihtoehtoisen silmukoinnin erilaisia mekanismeja.</w:t>
                            </w:r>
                            <w:r>
                              <w:rPr>
                                <w:i w:val="0"/>
                                <w:color w:val="auto"/>
                                <w:sz w:val="22"/>
                                <w:szCs w:val="22"/>
                                <w:lang w:val="fi-FI"/>
                              </w:rPr>
                              <w:t xml:space="preserve"> Punaiset kaaret kuvaavat kohtia, joista vaaleanvihreänä kuvatut intronit silmukoidaan. </w:t>
                            </w:r>
                            <w:r w:rsidRPr="001F0CC1">
                              <w:rPr>
                                <w:i w:val="0"/>
                                <w:color w:val="auto"/>
                                <w:sz w:val="22"/>
                                <w:szCs w:val="22"/>
                                <w:lang w:val="fi-FI"/>
                              </w:rPr>
                              <w:t>(Sariola ym. 2015).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8A8EB2B" id="_x0000_t202" coordsize="21600,21600" o:spt="202" path="m,l,21600r21600,l21600,xe">
                <v:stroke joinstyle="miter"/>
                <v:path gradientshapeok="t" o:connecttype="rect"/>
              </v:shapetype>
              <v:shape id="Tekstiruutu 2" o:spid="_x0000_s1026" type="#_x0000_t202" style="position:absolute;margin-left:.35pt;margin-top:314.2pt;width:448.0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" stroked="f">
                <v:textbox style="mso-fit-shape-to-text:t" inset="0,0,0,0">
                  <w:txbxContent>
                    <w:p w14:paraId="562B10D7" w14:textId="32A503A9" w:rsidR="00BA2D8A" w:rsidRPr="001F0CC1" w:rsidRDefault="00BA2D8A" w:rsidP="002E7FDD">
                      <w:pPr>
                        <w:pStyle w:val="Kuvaotsikko"/>
                        <w:rPr>
                          <w:i w:val="0"/>
                          <w:noProof/>
                          <w:color w:val="auto"/>
                          <w:sz w:val="22"/>
                          <w:szCs w:val="22"/>
                          <w:lang w:val="fi-FI"/>
                        </w:rPr>
                      </w:pPr>
                      <w:r w:rsidRPr="001F0CC1">
                        <w:rPr>
                          <w:b/>
                          <w:i w:val="0"/>
                          <w:color w:val="auto"/>
                          <w:sz w:val="22"/>
                          <w:szCs w:val="22"/>
                          <w:lang w:val="fi-FI"/>
                        </w:rPr>
                        <w:t xml:space="preserve">Kuva </w:t>
                      </w:r>
                      <w:r w:rsidRPr="001F0CC1">
                        <w:rPr>
                          <w:b/>
                          <w:i w:val="0"/>
                          <w:color w:val="auto"/>
                          <w:sz w:val="22"/>
                          <w:szCs w:val="22"/>
                        </w:rPr>
                        <w:fldChar w:fldCharType="begin"/>
                      </w:r>
                      <w:r w:rsidRPr="001F0CC1">
                        <w:rPr>
                          <w:b/>
                          <w:i w:val="0"/>
                          <w:color w:val="auto"/>
                          <w:sz w:val="22"/>
                          <w:szCs w:val="22"/>
                          <w:lang w:val="fi-FI"/>
                        </w:rPr>
                        <w:instrText xml:space="preserve"> SEQ Kuva \* ARABIC </w:instrText>
                      </w:r>
                      <w:r w:rsidRPr="001F0CC1">
                        <w:rPr>
                          <w:b/>
                          <w:i w:val="0"/>
                          <w:color w:val="auto"/>
                          <w:sz w:val="22"/>
                          <w:szCs w:val="22"/>
                        </w:rPr>
                        <w:fldChar w:fldCharType="separate"/>
                      </w:r>
                      <w:r w:rsidR="00A773F4">
                        <w:rPr>
                          <w:b/>
                          <w:i w:val="0"/>
                          <w:noProof/>
                          <w:color w:val="auto"/>
                          <w:sz w:val="22"/>
                          <w:szCs w:val="22"/>
                          <w:lang w:val="fi-FI"/>
                        </w:rPr>
                        <w:t>1</w:t>
                      </w:r>
                      <w:r w:rsidRPr="001F0CC1">
                        <w:rPr>
                          <w:b/>
                          <w:i w:val="0"/>
                          <w:color w:val="auto"/>
                          <w:sz w:val="22"/>
                          <w:szCs w:val="22"/>
                        </w:rPr>
                        <w:fldChar w:fldCharType="end"/>
                      </w:r>
                      <w:r w:rsidRPr="001F0CC1">
                        <w:rPr>
                          <w:b/>
                          <w:i w:val="0"/>
                          <w:color w:val="auto"/>
                          <w:sz w:val="22"/>
                          <w:szCs w:val="22"/>
                          <w:lang w:val="fi-FI"/>
                        </w:rPr>
                        <w:t xml:space="preserve">. </w:t>
                      </w:r>
                      <w:r w:rsidRPr="001F0CC1">
                        <w:rPr>
                          <w:i w:val="0"/>
                          <w:color w:val="auto"/>
                          <w:sz w:val="22"/>
                          <w:szCs w:val="22"/>
                          <w:lang w:val="fi-FI"/>
                        </w:rPr>
                        <w:t>Vaihtoehtoisen silmukoinnin erilaisia mekanismeja.</w:t>
                      </w:r>
                      <w:r>
                        <w:rPr>
                          <w:i w:val="0"/>
                          <w:color w:val="auto"/>
                          <w:sz w:val="22"/>
                          <w:szCs w:val="22"/>
                          <w:lang w:val="fi-FI"/>
                        </w:rPr>
                        <w:t xml:space="preserve"> Punaiset kaaret kuvaavat kohtia, joista vaaleanvihreänä kuvatut intronit silmukoidaan. </w:t>
                      </w:r>
                      <w:r w:rsidRPr="001F0CC1">
                        <w:rPr>
                          <w:i w:val="0"/>
                          <w:color w:val="auto"/>
                          <w:sz w:val="22"/>
                          <w:szCs w:val="22"/>
                          <w:lang w:val="fi-FI"/>
                        </w:rPr>
                        <w:t>(Sariola ym. 2015).</w:t>
                      </w:r>
                    </w:p>
                  </w:txbxContent>
                </v:textbox>
                <w10:wrap type="square"/>
              </v:shape>
            </w:pict>
          </mc:Fallback>
        </mc:AlternateContent>
      </w:r>
    </w:p>
    <w:p w14:paraId="0819CD9E" w14:textId="77777777" w:rsidR="00A2188C" w:rsidRPr="002E7FDD" w:rsidRDefault="00A2188C" w:rsidP="00956F90">
      <w:pPr>
        <w:divId w:val="1791391697"/>
        <w:rPr>
          <w:lang w:val="fi-FI"/>
        </w:rPr>
      </w:pPr>
      <w:r>
        <w:rPr>
          <w:lang w:val="fi-FI"/>
        </w:rPr>
        <w:tab/>
        <w:t xml:space="preserve">Vaihtoehtoisen </w:t>
      </w:r>
      <w:r w:rsidR="009F145A">
        <w:rPr>
          <w:lang w:val="fi-FI"/>
        </w:rPr>
        <w:t xml:space="preserve">silmukointi jaetaan </w:t>
      </w:r>
      <w:r w:rsidR="00CA030A">
        <w:rPr>
          <w:lang w:val="fi-FI"/>
        </w:rPr>
        <w:t>eri alaryhmiin, joista yleisimpiä on</w:t>
      </w:r>
      <w:r w:rsidR="009F145A">
        <w:rPr>
          <w:lang w:val="fi-FI"/>
        </w:rPr>
        <w:t xml:space="preserve"> kuvassa 1:</w:t>
      </w:r>
      <w:r w:rsidR="003E6C3E">
        <w:rPr>
          <w:lang w:val="fi-FI"/>
        </w:rPr>
        <w:t xml:space="preserve"> </w:t>
      </w:r>
      <w:proofErr w:type="spellStart"/>
      <w:r w:rsidR="00E137A5">
        <w:rPr>
          <w:lang w:val="fi-FI"/>
        </w:rPr>
        <w:t>eksonin</w:t>
      </w:r>
      <w:proofErr w:type="spellEnd"/>
      <w:r w:rsidR="00E137A5">
        <w:rPr>
          <w:lang w:val="fi-FI"/>
        </w:rPr>
        <w:t xml:space="preserve"> yli hyppäys</w:t>
      </w:r>
      <w:r w:rsidR="00CA030A">
        <w:rPr>
          <w:lang w:val="fi-FI"/>
        </w:rPr>
        <w:t xml:space="preserve"> </w:t>
      </w:r>
      <w:r w:rsidR="00E137A5">
        <w:rPr>
          <w:lang w:val="fi-FI"/>
        </w:rPr>
        <w:t xml:space="preserve">kattaa noin 38,4 % vaihtoehtoisen silmukoinnin tapahtumista, </w:t>
      </w:r>
      <w:r w:rsidR="009F145A">
        <w:rPr>
          <w:lang w:val="fi-FI"/>
        </w:rPr>
        <w:t>vaihtoehtoinen 3’</w:t>
      </w:r>
      <w:r w:rsidR="00CA030A">
        <w:rPr>
          <w:lang w:val="fi-FI"/>
        </w:rPr>
        <w:t xml:space="preserve"> </w:t>
      </w:r>
      <w:r w:rsidR="009F145A">
        <w:rPr>
          <w:lang w:val="fi-FI"/>
        </w:rPr>
        <w:t>-</w:t>
      </w:r>
      <w:r w:rsidR="00CA030A">
        <w:rPr>
          <w:lang w:val="fi-FI"/>
        </w:rPr>
        <w:t xml:space="preserve">silmukointi kattaa </w:t>
      </w:r>
      <w:r w:rsidR="00E137A5">
        <w:rPr>
          <w:lang w:val="fi-FI"/>
        </w:rPr>
        <w:t xml:space="preserve">18,4 %, vaihtoehtoinen 5’-silmukointi kattaa 7,9 % sekä </w:t>
      </w:r>
      <w:proofErr w:type="spellStart"/>
      <w:r w:rsidR="00E137A5">
        <w:rPr>
          <w:lang w:val="fi-FI"/>
        </w:rPr>
        <w:t>intronin</w:t>
      </w:r>
      <w:proofErr w:type="spellEnd"/>
      <w:r w:rsidR="00E137A5">
        <w:rPr>
          <w:lang w:val="fi-FI"/>
        </w:rPr>
        <w:t xml:space="preserve"> </w:t>
      </w:r>
      <w:proofErr w:type="spellStart"/>
      <w:r w:rsidR="00E137A5">
        <w:rPr>
          <w:lang w:val="fi-FI"/>
        </w:rPr>
        <w:t>retentio</w:t>
      </w:r>
      <w:proofErr w:type="spellEnd"/>
      <w:r w:rsidR="00E137A5">
        <w:rPr>
          <w:lang w:val="fi-FI"/>
        </w:rPr>
        <w:t xml:space="preserve"> kattaa 2,8 %. Jäljellejäävä 32,5 % silmukoinnista kattaa muita, monimutkaisempia mekanismeja kuten</w:t>
      </w:r>
      <w:r w:rsidR="00CA030A">
        <w:rPr>
          <w:lang w:val="fi-FI"/>
        </w:rPr>
        <w:t xml:space="preserve"> </w:t>
      </w:r>
      <w:r w:rsidR="00C37B0D">
        <w:rPr>
          <w:lang w:val="fi-FI"/>
        </w:rPr>
        <w:t xml:space="preserve">vaihtoehtoiset </w:t>
      </w:r>
      <w:proofErr w:type="spellStart"/>
      <w:r w:rsidR="00C37B0D">
        <w:rPr>
          <w:lang w:val="fi-FI"/>
        </w:rPr>
        <w:t>eksonit</w:t>
      </w:r>
      <w:proofErr w:type="spellEnd"/>
      <w:r w:rsidR="00B56C03">
        <w:rPr>
          <w:lang w:val="fi-FI"/>
        </w:rPr>
        <w:t>, vaihtoehtoiset transkription aloituskohdat</w:t>
      </w:r>
      <w:r w:rsidR="00EE6F62">
        <w:rPr>
          <w:lang w:val="fi-FI"/>
        </w:rPr>
        <w:t xml:space="preserve"> eli vaihtoehtoiset </w:t>
      </w:r>
      <w:r w:rsidR="008706E0">
        <w:rPr>
          <w:lang w:val="fi-FI"/>
        </w:rPr>
        <w:t>promoottor</w:t>
      </w:r>
      <w:r w:rsidR="00411C1D">
        <w:rPr>
          <w:lang w:val="fi-FI"/>
        </w:rPr>
        <w:t>ikohdat</w:t>
      </w:r>
      <w:r w:rsidR="00B56C03">
        <w:rPr>
          <w:lang w:val="fi-FI"/>
        </w:rPr>
        <w:t xml:space="preserve"> </w:t>
      </w:r>
      <w:r w:rsidR="00EE6F62">
        <w:rPr>
          <w:lang w:val="fi-FI"/>
        </w:rPr>
        <w:t xml:space="preserve">ja vaihtoehtoiset </w:t>
      </w:r>
      <w:proofErr w:type="spellStart"/>
      <w:r w:rsidR="008706E0">
        <w:rPr>
          <w:lang w:val="fi-FI"/>
        </w:rPr>
        <w:t>polyadenylaatiokohdat</w:t>
      </w:r>
      <w:proofErr w:type="spellEnd"/>
      <w:r w:rsidR="00411C1D">
        <w:rPr>
          <w:lang w:val="fi-FI"/>
        </w:rPr>
        <w:t xml:space="preserve"> </w:t>
      </w:r>
      <w:r w:rsidR="00411C1D">
        <w:rPr>
          <w:lang w:val="fi-FI"/>
        </w:rPr>
        <w:fldChar w:fldCharType="begin" w:fldLock="1"/>
      </w:r>
      <w:r w:rsidR="000B2844">
        <w:rPr>
          <w:lang w:val="fi-FI"/>
        </w:rPr>
        <w:instrText>ADDIN CSL_CITATION {"citationItems":[{"id":"ITEM-1","itemData":{"DOI":"10.1002/bies.20692","abstract":"Abstract Alternative splicing is a well-characterized mechanism by which multiple transcripts are generated from a single mRNA precursor. By allowing production of several protein isoforms from one pre-mRNA, alternative splicing contributes to proteomic diversity. But what do we know about the origin of this mechanism? Do the same evolutionary forces apply to alternatively and constitutively splice exons? Do similar forces act on all types of alternative splicing? Are the products generated by alternative splicing functional? Why is “improper” recognition of exons and introns allowed by the splicing machinery? In this review, we summarize the current knowledge regarding these issues from an evolutionary perspective. BioEssays 30:38–47, 2008. © 2007 Wiley Periodicals, Inc.","author":[{"dropping-particle":"","family":"Kim","given":"Eddo","non-dropping-particle":"","parse-names":false,"suffix":""},{"dropping-particle":"","family":"Goren","given":"Amir","non-dropping-particle":"","parse-names":false,"suffix":""},{"dropping-particle":"","family":"Ast","given":"Gil","non-dropping-particle":"","parse-names":false,"suffix":""}],"container-title":"BioEssays","id":"ITEM-1","issue":"1","issued":{"date-parts":[["2008"]]},"page":"38-47","title":"Alternative splicing: current perspectives","type":"article-journal","volume":"30"},"uris":["http://www.mendeley.com/documents/?uuid=fcc844e5-3f97-43b3-80c3-f63346f52c17"]}],"mendeley":{"formattedCitation":"(&lt;span style=\"baseline\"&gt;Kim ym.&lt;/span&gt;, 2008)","plainTextFormattedCitation":"(Kim ym., 2008)","previouslyFormattedCitation":"(&lt;span style=\"baseline\"&gt;Kim ym.&lt;/span&gt;, 2008)"},"properties":{"noteIndex":0},"schema":"https://github.com/citation-style-language/schema/raw/master/csl-citation.json"}</w:instrText>
      </w:r>
      <w:r w:rsidR="00411C1D">
        <w:rPr>
          <w:lang w:val="fi-FI"/>
        </w:rPr>
        <w:fldChar w:fldCharType="separate"/>
      </w:r>
      <w:r w:rsidR="00411C1D" w:rsidRPr="00411C1D">
        <w:rPr>
          <w:noProof/>
          <w:lang w:val="fi-FI"/>
        </w:rPr>
        <w:t>(Kim ym., 2008)</w:t>
      </w:r>
      <w:r w:rsidR="00411C1D">
        <w:rPr>
          <w:lang w:val="fi-FI"/>
        </w:rPr>
        <w:fldChar w:fldCharType="end"/>
      </w:r>
      <w:r w:rsidR="00B56C03">
        <w:rPr>
          <w:lang w:val="fi-FI"/>
        </w:rPr>
        <w:t>.</w:t>
      </w:r>
    </w:p>
    <w:p w14:paraId="60F1DF31" w14:textId="77777777" w:rsidR="00A43E9F" w:rsidRDefault="002543ED" w:rsidP="002543ED">
      <w:pPr>
        <w:pStyle w:val="Heading1"/>
        <w:divId w:val="1791391697"/>
        <w:rPr>
          <w:lang w:val="fi-FI"/>
        </w:rPr>
      </w:pPr>
      <w:bookmarkStart w:id="23" w:name="_Toc532590953"/>
      <w:bookmarkStart w:id="24" w:name="_Toc532849130"/>
      <w:r>
        <w:rPr>
          <w:lang w:val="fi-FI"/>
        </w:rPr>
        <w:t xml:space="preserve">4. </w:t>
      </w:r>
      <w:r w:rsidR="00DE7977">
        <w:rPr>
          <w:lang w:val="fi-FI"/>
        </w:rPr>
        <w:t>Silmukoinnin tautimekanismit</w:t>
      </w:r>
      <w:bookmarkEnd w:id="23"/>
      <w:bookmarkEnd w:id="24"/>
    </w:p>
    <w:p w14:paraId="3A0C4EDE" w14:textId="77777777" w:rsidR="00A41105" w:rsidRDefault="00B9165F" w:rsidP="00B328BA">
      <w:pPr>
        <w:divId w:val="1791391697"/>
        <w:rPr>
          <w:lang w:val="fi-FI"/>
        </w:rPr>
      </w:pPr>
      <w:r>
        <w:rPr>
          <w:lang w:val="fi-FI"/>
        </w:rPr>
        <w:t>Silmukoinnissa tapahtuvat virheet voivat olla</w:t>
      </w:r>
      <w:r w:rsidR="00A5216E">
        <w:rPr>
          <w:lang w:val="fi-FI"/>
        </w:rPr>
        <w:t xml:space="preserve"> suoraan</w:t>
      </w:r>
      <w:r>
        <w:rPr>
          <w:lang w:val="fi-FI"/>
        </w:rPr>
        <w:t xml:space="preserve"> sairauden aiheuttava tekijä tai vaikuttaa sairauden puhkeamiseen tai sen vakavuuteen</w:t>
      </w:r>
      <w:r w:rsidR="004E4035">
        <w:rPr>
          <w:lang w:val="fi-FI"/>
        </w:rPr>
        <w:t>.</w:t>
      </w:r>
      <w:r>
        <w:rPr>
          <w:lang w:val="fi-FI"/>
        </w:rPr>
        <w:t xml:space="preserve"> </w:t>
      </w:r>
      <w:r w:rsidR="003A221D">
        <w:rPr>
          <w:lang w:val="fi-FI"/>
        </w:rPr>
        <w:t>Silmukointimutaatioilla tarkoitetaan yleensä mutaatioita</w:t>
      </w:r>
      <w:r w:rsidR="00042A24">
        <w:rPr>
          <w:rFonts w:cs="Times New Roman"/>
          <w:szCs w:val="24"/>
          <w:lang w:val="fi-FI"/>
        </w:rPr>
        <w:t xml:space="preserve"> </w:t>
      </w:r>
      <w:r w:rsidR="00042A24" w:rsidRPr="00222939">
        <w:rPr>
          <w:rFonts w:cs="Times New Roman"/>
          <w:i/>
          <w:szCs w:val="24"/>
          <w:lang w:val="fi-FI"/>
        </w:rPr>
        <w:t>cis</w:t>
      </w:r>
      <w:r w:rsidR="00042A24">
        <w:rPr>
          <w:rFonts w:cs="Times New Roman"/>
          <w:szCs w:val="24"/>
          <w:lang w:val="fi-FI"/>
        </w:rPr>
        <w:t>-</w:t>
      </w:r>
      <w:proofErr w:type="spellStart"/>
      <w:r w:rsidR="00042A24">
        <w:rPr>
          <w:rFonts w:cs="Times New Roman"/>
          <w:szCs w:val="24"/>
          <w:lang w:val="fi-FI"/>
        </w:rPr>
        <w:t>regulatorisissa</w:t>
      </w:r>
      <w:proofErr w:type="spellEnd"/>
      <w:r w:rsidR="00042A24">
        <w:rPr>
          <w:rFonts w:cs="Times New Roman"/>
          <w:szCs w:val="24"/>
          <w:lang w:val="fi-FI"/>
        </w:rPr>
        <w:t xml:space="preserve"> kohdissa, jotka ovat säätelykohtia samassa DNA- tai RNA-molekyylissä, johon ne vaikuttavat</w:t>
      </w:r>
      <w:r w:rsidR="003A221D">
        <w:rPr>
          <w:rFonts w:cs="Times New Roman"/>
          <w:szCs w:val="24"/>
          <w:lang w:val="fi-FI"/>
        </w:rPr>
        <w:t>, eli silmukoinnin tapauksessa esimerkiksi 5’-silmukointikohdassa oleva</w:t>
      </w:r>
      <w:r w:rsidR="00DE6721">
        <w:rPr>
          <w:rFonts w:cs="Times New Roman"/>
          <w:szCs w:val="24"/>
          <w:lang w:val="fi-FI"/>
        </w:rPr>
        <w:t xml:space="preserve"> mutaatio</w:t>
      </w:r>
      <w:r w:rsidR="00042A24">
        <w:rPr>
          <w:rFonts w:cs="Times New Roman"/>
          <w:szCs w:val="24"/>
          <w:lang w:val="fi-FI"/>
        </w:rPr>
        <w:t xml:space="preserve">. </w:t>
      </w:r>
      <w:proofErr w:type="spellStart"/>
      <w:r w:rsidR="00042A24">
        <w:rPr>
          <w:rFonts w:cs="Times New Roman"/>
          <w:i/>
          <w:szCs w:val="24"/>
          <w:lang w:val="fi-FI"/>
        </w:rPr>
        <w:t>T</w:t>
      </w:r>
      <w:r w:rsidR="00042A24" w:rsidRPr="00042A24">
        <w:rPr>
          <w:i/>
          <w:lang w:val="fi-FI"/>
        </w:rPr>
        <w:t>rans</w:t>
      </w:r>
      <w:proofErr w:type="spellEnd"/>
      <w:r w:rsidR="00042A24">
        <w:rPr>
          <w:lang w:val="fi-FI"/>
        </w:rPr>
        <w:t>-vaikuttavat mutaatiot ovat</w:t>
      </w:r>
      <w:r w:rsidR="00A41105">
        <w:rPr>
          <w:lang w:val="fi-FI"/>
        </w:rPr>
        <w:t xml:space="preserve"> sen sijaan</w:t>
      </w:r>
      <w:r w:rsidR="00042A24">
        <w:rPr>
          <w:lang w:val="fi-FI"/>
        </w:rPr>
        <w:t xml:space="preserve"> mutaatioita</w:t>
      </w:r>
      <w:r w:rsidR="00A41105">
        <w:rPr>
          <w:lang w:val="fi-FI"/>
        </w:rPr>
        <w:t xml:space="preserve"> eri</w:t>
      </w:r>
      <w:r w:rsidR="00042A24">
        <w:rPr>
          <w:lang w:val="fi-FI"/>
        </w:rPr>
        <w:t xml:space="preserve"> </w:t>
      </w:r>
      <w:r w:rsidR="00A41105">
        <w:rPr>
          <w:lang w:val="fi-FI"/>
        </w:rPr>
        <w:t xml:space="preserve">molekyylien välisesti vaikuttavissa säätelijöissä, kuten </w:t>
      </w:r>
      <w:r w:rsidR="00A41105">
        <w:rPr>
          <w:lang w:val="fi-FI"/>
        </w:rPr>
        <w:lastRenderedPageBreak/>
        <w:t xml:space="preserve">silmukoinnissa </w:t>
      </w:r>
      <w:r w:rsidR="00A41105" w:rsidRPr="00A41105">
        <w:rPr>
          <w:i/>
          <w:lang w:val="fi-FI"/>
        </w:rPr>
        <w:t>cis</w:t>
      </w:r>
      <w:r w:rsidR="00A41105">
        <w:rPr>
          <w:lang w:val="fi-FI"/>
        </w:rPr>
        <w:t>-</w:t>
      </w:r>
      <w:proofErr w:type="spellStart"/>
      <w:r w:rsidR="00A41105">
        <w:rPr>
          <w:lang w:val="fi-FI"/>
        </w:rPr>
        <w:t>regulatorisiin</w:t>
      </w:r>
      <w:proofErr w:type="spellEnd"/>
      <w:r w:rsidR="00A41105">
        <w:rPr>
          <w:lang w:val="fi-FI"/>
        </w:rPr>
        <w:t xml:space="preserve"> kohtiin kiinnittyvät</w:t>
      </w:r>
      <w:r w:rsidR="005350A6">
        <w:rPr>
          <w:lang w:val="fi-FI"/>
        </w:rPr>
        <w:t xml:space="preserve"> </w:t>
      </w:r>
      <w:proofErr w:type="spellStart"/>
      <w:r w:rsidR="00037358">
        <w:rPr>
          <w:lang w:val="fi-FI"/>
        </w:rPr>
        <w:t>hnRNP</w:t>
      </w:r>
      <w:proofErr w:type="spellEnd"/>
      <w:r w:rsidR="00037358">
        <w:rPr>
          <w:lang w:val="fi-FI"/>
        </w:rPr>
        <w:t>-</w:t>
      </w:r>
      <w:r w:rsidR="00A41105">
        <w:rPr>
          <w:lang w:val="fi-FI"/>
        </w:rPr>
        <w:t xml:space="preserve"> </w:t>
      </w:r>
      <w:r w:rsidR="00037358">
        <w:rPr>
          <w:lang w:val="fi-FI"/>
        </w:rPr>
        <w:t>ja</w:t>
      </w:r>
      <w:r w:rsidR="00A41105">
        <w:rPr>
          <w:lang w:val="fi-FI"/>
        </w:rPr>
        <w:t xml:space="preserve"> </w:t>
      </w:r>
      <w:r w:rsidR="005350A6">
        <w:rPr>
          <w:lang w:val="fi-FI"/>
        </w:rPr>
        <w:t>SR-proteiinit</w:t>
      </w:r>
      <w:r w:rsidR="00A41105">
        <w:rPr>
          <w:lang w:val="fi-FI"/>
        </w:rPr>
        <w:t>.</w:t>
      </w:r>
      <w:r w:rsidR="00877ECE">
        <w:rPr>
          <w:lang w:val="fi-FI"/>
        </w:rPr>
        <w:t xml:space="preserve"> Myös </w:t>
      </w:r>
      <w:proofErr w:type="spellStart"/>
      <w:r w:rsidR="00877ECE">
        <w:rPr>
          <w:i/>
          <w:lang w:val="fi-FI"/>
        </w:rPr>
        <w:t>trans</w:t>
      </w:r>
      <w:proofErr w:type="spellEnd"/>
      <w:r w:rsidR="00877ECE">
        <w:rPr>
          <w:lang w:val="fi-FI"/>
        </w:rPr>
        <w:t>-vaikutteiset silmukointitekijöiden mutaatiot voivat aiheuttaa sairauksia</w:t>
      </w:r>
      <w:r w:rsidR="004E4035">
        <w:rPr>
          <w:lang w:val="fi-FI"/>
        </w:rPr>
        <w:t xml:space="preserve"> </w:t>
      </w:r>
      <w:r w:rsidR="004E4035">
        <w:rPr>
          <w:lang w:val="fi-FI"/>
        </w:rPr>
        <w:fldChar w:fldCharType="begin" w:fldLock="1"/>
      </w:r>
      <w:r w:rsidR="00B745F7">
        <w:rPr>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4E4035">
        <w:rPr>
          <w:lang w:val="fi-FI"/>
        </w:rPr>
        <w:fldChar w:fldCharType="separate"/>
      </w:r>
      <w:r w:rsidR="004E4035" w:rsidRPr="004E4035">
        <w:rPr>
          <w:noProof/>
          <w:lang w:val="fi-FI"/>
        </w:rPr>
        <w:t>(Ward ja Cooper, 2010)</w:t>
      </w:r>
      <w:r w:rsidR="004E4035">
        <w:rPr>
          <w:lang w:val="fi-FI"/>
        </w:rPr>
        <w:fldChar w:fldCharType="end"/>
      </w:r>
      <w:r w:rsidR="00877ECE">
        <w:rPr>
          <w:lang w:val="fi-FI"/>
        </w:rPr>
        <w:t>.</w:t>
      </w:r>
    </w:p>
    <w:p w14:paraId="053A5BFD" w14:textId="77777777" w:rsidR="00294388" w:rsidRDefault="00294388" w:rsidP="00294388">
      <w:pPr>
        <w:divId w:val="1791391697"/>
        <w:rPr>
          <w:lang w:val="fi-FI"/>
        </w:rPr>
      </w:pPr>
      <w:r>
        <w:rPr>
          <w:lang w:val="fi-FI"/>
        </w:rPr>
        <w:tab/>
        <w:t>Silmukoinnin mutaatiot jaetaan viiteen eri tyyppiin</w:t>
      </w:r>
      <w:r w:rsidR="005F68D7">
        <w:rPr>
          <w:lang w:val="fi-FI"/>
        </w:rPr>
        <w:t xml:space="preserve"> </w:t>
      </w:r>
      <w:r w:rsidR="00C74E67">
        <w:rPr>
          <w:lang w:val="fi-FI"/>
        </w:rPr>
        <w:fldChar w:fldCharType="begin" w:fldLock="1"/>
      </w:r>
      <w:r w:rsidR="002860F3">
        <w:rPr>
          <w:lang w:val="fi-FI"/>
        </w:rPr>
        <w:instrText>ADDIN CSL_CITATION {"citationItems":[{"id":"ITEM-1","itemData":{"DOI":"10.1002/humu.20493","ISSN":"1098-1004 (Electronic)","PMID":"17311297","abstract":"We describe 94 pathogenic NF1 gene alterations in a cohort of 97 Austrian neurofibromatosis type 1 patients meeting the NIH criteria. All mutations were fully characterized at the genomic and mRNA levels. Over half of the patients carried novel mutations, and only a quarter carried recurrent minor-lesion mutations at 16 mutational warm spots. The remaining patients carried NF1 microdeletions (7%) and rare recurring mutations. Thirty-six of the mutations (38%) altered pre-mRNA splicing, and fall into five groups: exon skipping resulting from mutations at authentic splice sites (type I), cryptic exon inclusion caused by deep intronic mutations (type II), creation of de novo splice sites causing loss of exonic sequences (type III), activation of cryptic splice sites upon authentic splice-site disruption (type IV), and exonic sequence alterations causing exon skipping (type V). Extensive in silico analyses of 37 NF1 exons and surrounding intronic sequences suggested that the availability of a cryptic splice site combined with a strong natural upstream 3' splice site (3'ss)is the main determinant of cryptic splice-site activation upon 5' splice-site disruption. Furthermore, the exonic sequences downstream of exonic cryptic 5' splice sites (5'ss) resemble intronic more than exonic sequences with respect to exonic splicing enhancer and silencer density, helping to distinguish between exonic cryptic and pseudo 5'ss. This study provides valuable predictors for the splicing pathway used upon 5'ss mutation, and underscores the importance of using RNA-based techniques, together with methods to identify microdeletions and intragenic copy-number changes, for effective and reliable NF1 mutation detection.","author":[{"dropping-particle":"","family":"Wimmer","given":"K","non-dropping-particle":"","parse-names":false,"suffix":""},{"dropping-particle":"","family":"Roca","given":"X","non-dropping-particle":"","parse-names":false,"suffix":""},{"dropping-particle":"","family":"Beiglbock","given":"H","non-dropping-particle":"","parse-names":false,"suffix":""},{"dropping-particle":"","family":"Callens","given":"T","non-dropping-particle":"","parse-names":false,"suffix":""},{"dropping-particle":"","family":"Etzler","given":"J","non-dropping-particle":"","parse-names":false,"suffix":""},{"dropping-particle":"","family":"Rao","given":"A R","non-dropping-particle":"","parse-names":false,"suffix":""},{"dropping-particle":"","family":"Krainer","given":"A R","non-dropping-particle":"","parse-names":false,"suffix":""},{"dropping-particle":"","family":"Fonatsch","given":"C","non-dropping-particle":"","parse-names":false,"suffix":""},{"dropping-particle":"","family":"Messiaen","given":"L","non-dropping-particle":"","parse-names":false,"suffix":""}],"container-title":"Human mutation","id":"ITEM-1","issue":"6","issued":{"date-parts":[["2007","6"]]},"language":"eng","page":"599-612","publisher-place":"United States","title":"Extensive in silico analysis of NF1 splicing defects uncovers determinants for splicing outcome upon 5' splice-site disruption.","type":"article-journal","volume":"28"},"uris":["http://www.mendeley.com/documents/?uuid=8d505587-f611-4e41-b601-4464cab7ea56"]}],"mendeley":{"formattedCitation":"(&lt;span style=\"baseline\"&gt;Wimmer ym.&lt;/span&gt;, 2007)","manualFormatting":"Wimmerin ym. (2007)","plainTextFormattedCitation":"(Wimmer ym., 2007)","previouslyFormattedCitation":"(&lt;span style=\"baseline\"&gt;Wimmer ym.&lt;/span&gt;, 2007)"},"properties":{"noteIndex":0},"schema":"https://github.com/citation-style-language/schema/raw/master/csl-citation.json"}</w:instrText>
      </w:r>
      <w:r w:rsidR="00C74E67">
        <w:rPr>
          <w:lang w:val="fi-FI"/>
        </w:rPr>
        <w:fldChar w:fldCharType="separate"/>
      </w:r>
      <w:r w:rsidR="00C74E67" w:rsidRPr="00C74E67">
        <w:rPr>
          <w:noProof/>
          <w:lang w:val="fi-FI"/>
        </w:rPr>
        <w:t>Wimmer</w:t>
      </w:r>
      <w:r w:rsidR="00C74E67">
        <w:rPr>
          <w:noProof/>
          <w:lang w:val="fi-FI"/>
        </w:rPr>
        <w:t>in</w:t>
      </w:r>
      <w:r w:rsidR="00C74E67" w:rsidRPr="00C74E67">
        <w:rPr>
          <w:noProof/>
          <w:lang w:val="fi-FI"/>
        </w:rPr>
        <w:t xml:space="preserve"> ym. </w:t>
      </w:r>
      <w:r w:rsidR="00C74E67">
        <w:rPr>
          <w:noProof/>
          <w:lang w:val="fi-FI"/>
        </w:rPr>
        <w:t>(</w:t>
      </w:r>
      <w:r w:rsidR="00C74E67" w:rsidRPr="00C74E67">
        <w:rPr>
          <w:noProof/>
          <w:lang w:val="fi-FI"/>
        </w:rPr>
        <w:t>2007)</w:t>
      </w:r>
      <w:r w:rsidR="00C74E67">
        <w:rPr>
          <w:lang w:val="fi-FI"/>
        </w:rPr>
        <w:fldChar w:fldCharType="end"/>
      </w:r>
      <w:r w:rsidR="00C74E67">
        <w:rPr>
          <w:lang w:val="fi-FI"/>
        </w:rPr>
        <w:t xml:space="preserve"> </w:t>
      </w:r>
      <w:r w:rsidR="005F68D7">
        <w:rPr>
          <w:lang w:val="fi-FI"/>
        </w:rPr>
        <w:t>mukaan</w:t>
      </w:r>
      <w:r>
        <w:rPr>
          <w:lang w:val="fi-FI"/>
        </w:rPr>
        <w:t>:</w:t>
      </w:r>
    </w:p>
    <w:p w14:paraId="2AE7BB60" w14:textId="77777777" w:rsidR="00294388" w:rsidRDefault="00294388" w:rsidP="00294388">
      <w:pPr>
        <w:pStyle w:val="ListParagraph"/>
        <w:numPr>
          <w:ilvl w:val="0"/>
          <w:numId w:val="3"/>
        </w:numPr>
        <w:divId w:val="1791391697"/>
        <w:rPr>
          <w:lang w:val="fi-FI"/>
        </w:rPr>
      </w:pPr>
      <w:r>
        <w:rPr>
          <w:lang w:val="fi-FI"/>
        </w:rPr>
        <w:t xml:space="preserve">Silmukointimutaatiot 5’- tai 3’-silmukointikohdissa, joka johtaa </w:t>
      </w:r>
      <w:proofErr w:type="spellStart"/>
      <w:r>
        <w:rPr>
          <w:lang w:val="fi-FI"/>
        </w:rPr>
        <w:t>eksonin</w:t>
      </w:r>
      <w:proofErr w:type="spellEnd"/>
      <w:r>
        <w:rPr>
          <w:lang w:val="fi-FI"/>
        </w:rPr>
        <w:t xml:space="preserve"> puuttumiseen</w:t>
      </w:r>
      <w:r w:rsidR="005F68D7">
        <w:rPr>
          <w:lang w:val="fi-FI"/>
        </w:rPr>
        <w:t>.</w:t>
      </w:r>
    </w:p>
    <w:p w14:paraId="170C09C6" w14:textId="77777777" w:rsidR="00695E8F" w:rsidRDefault="0052609E" w:rsidP="00294388">
      <w:pPr>
        <w:pStyle w:val="ListParagraph"/>
        <w:numPr>
          <w:ilvl w:val="0"/>
          <w:numId w:val="3"/>
        </w:numPr>
        <w:divId w:val="1791391697"/>
        <w:rPr>
          <w:lang w:val="fi-FI"/>
        </w:rPr>
      </w:pPr>
      <w:r>
        <w:rPr>
          <w:i/>
          <w:lang w:val="fi-FI"/>
        </w:rPr>
        <w:t xml:space="preserve">De </w:t>
      </w:r>
      <w:proofErr w:type="spellStart"/>
      <w:r>
        <w:rPr>
          <w:i/>
          <w:lang w:val="fi-FI"/>
        </w:rPr>
        <w:t>novo</w:t>
      </w:r>
      <w:proofErr w:type="spellEnd"/>
      <w:r>
        <w:rPr>
          <w:lang w:val="fi-FI"/>
        </w:rPr>
        <w:t xml:space="preserve">-mutaation muodostama silmukointikohta </w:t>
      </w:r>
      <w:proofErr w:type="spellStart"/>
      <w:r>
        <w:rPr>
          <w:lang w:val="fi-FI"/>
        </w:rPr>
        <w:t>intronissa</w:t>
      </w:r>
      <w:proofErr w:type="spellEnd"/>
      <w:r w:rsidR="005F68D7">
        <w:rPr>
          <w:lang w:val="fi-FI"/>
        </w:rPr>
        <w:t xml:space="preserve">, joka johtaa </w:t>
      </w:r>
      <w:r w:rsidR="008A1105">
        <w:rPr>
          <w:lang w:val="fi-FI"/>
        </w:rPr>
        <w:t xml:space="preserve">kryptisen </w:t>
      </w:r>
      <w:proofErr w:type="spellStart"/>
      <w:r w:rsidR="008A1105">
        <w:rPr>
          <w:lang w:val="fi-FI"/>
        </w:rPr>
        <w:t>eksonin</w:t>
      </w:r>
      <w:proofErr w:type="spellEnd"/>
      <w:r w:rsidR="005F68D7">
        <w:rPr>
          <w:lang w:val="fi-FI"/>
        </w:rPr>
        <w:t xml:space="preserve"> eli </w:t>
      </w:r>
      <w:proofErr w:type="spellStart"/>
      <w:r w:rsidR="005F68D7">
        <w:rPr>
          <w:lang w:val="fi-FI"/>
        </w:rPr>
        <w:t>intronin</w:t>
      </w:r>
      <w:proofErr w:type="spellEnd"/>
      <w:r w:rsidR="005F68D7">
        <w:rPr>
          <w:lang w:val="fi-FI"/>
        </w:rPr>
        <w:t xml:space="preserve"> os</w:t>
      </w:r>
      <w:r w:rsidR="00A1473A">
        <w:rPr>
          <w:lang w:val="fi-FI"/>
        </w:rPr>
        <w:t>an</w:t>
      </w:r>
      <w:r w:rsidR="005F68D7">
        <w:rPr>
          <w:lang w:val="fi-FI"/>
        </w:rPr>
        <w:t xml:space="preserve"> päätymisen lähetti-RNA:han.</w:t>
      </w:r>
    </w:p>
    <w:p w14:paraId="43DFB7BD" w14:textId="77777777" w:rsidR="005F68D7" w:rsidRDefault="00695E8F" w:rsidP="00294388">
      <w:pPr>
        <w:pStyle w:val="ListParagraph"/>
        <w:numPr>
          <w:ilvl w:val="0"/>
          <w:numId w:val="3"/>
        </w:numPr>
        <w:divId w:val="1791391697"/>
        <w:rPr>
          <w:lang w:val="fi-FI"/>
        </w:rPr>
      </w:pPr>
      <w:r w:rsidRPr="005F68D7">
        <w:rPr>
          <w:i/>
          <w:lang w:val="fi-FI"/>
        </w:rPr>
        <w:t xml:space="preserve"> </w:t>
      </w:r>
      <w:r w:rsidR="005F68D7" w:rsidRPr="005F68D7">
        <w:rPr>
          <w:i/>
          <w:lang w:val="fi-FI"/>
        </w:rPr>
        <w:t xml:space="preserve">De </w:t>
      </w:r>
      <w:proofErr w:type="spellStart"/>
      <w:r w:rsidR="005F68D7" w:rsidRPr="005F68D7">
        <w:rPr>
          <w:i/>
          <w:lang w:val="fi-FI"/>
        </w:rPr>
        <w:t>novo</w:t>
      </w:r>
      <w:proofErr w:type="spellEnd"/>
      <w:r w:rsidR="005F68D7">
        <w:rPr>
          <w:lang w:val="fi-FI"/>
        </w:rPr>
        <w:t>-</w:t>
      </w:r>
      <w:r w:rsidR="003F4665">
        <w:rPr>
          <w:lang w:val="fi-FI"/>
        </w:rPr>
        <w:t>mutaation aiheuttama</w:t>
      </w:r>
      <w:r w:rsidR="005F68D7">
        <w:rPr>
          <w:lang w:val="fi-FI"/>
        </w:rPr>
        <w:t xml:space="preserve"> </w:t>
      </w:r>
      <w:proofErr w:type="spellStart"/>
      <w:r w:rsidR="005F68D7">
        <w:rPr>
          <w:lang w:val="fi-FI"/>
        </w:rPr>
        <w:t>eksoni</w:t>
      </w:r>
      <w:r w:rsidR="003F4665">
        <w:rPr>
          <w:lang w:val="fi-FI"/>
        </w:rPr>
        <w:t>nen</w:t>
      </w:r>
      <w:proofErr w:type="spellEnd"/>
      <w:r w:rsidR="005F68D7">
        <w:rPr>
          <w:lang w:val="fi-FI"/>
        </w:rPr>
        <w:t xml:space="preserve"> krypti</w:t>
      </w:r>
      <w:r w:rsidR="003F4665">
        <w:rPr>
          <w:lang w:val="fi-FI"/>
        </w:rPr>
        <w:t>nen</w:t>
      </w:r>
      <w:r w:rsidR="005F68D7">
        <w:rPr>
          <w:lang w:val="fi-FI"/>
        </w:rPr>
        <w:t xml:space="preserve"> silmukointikoh</w:t>
      </w:r>
      <w:r w:rsidR="003F4665">
        <w:rPr>
          <w:lang w:val="fi-FI"/>
        </w:rPr>
        <w:t>ta</w:t>
      </w:r>
      <w:r w:rsidR="005F68D7">
        <w:rPr>
          <w:lang w:val="fi-FI"/>
        </w:rPr>
        <w:t xml:space="preserve">, joka johtaa </w:t>
      </w:r>
      <w:proofErr w:type="spellStart"/>
      <w:r w:rsidR="005F68D7">
        <w:rPr>
          <w:lang w:val="fi-FI"/>
        </w:rPr>
        <w:t>eksonin</w:t>
      </w:r>
      <w:proofErr w:type="spellEnd"/>
      <w:r w:rsidR="005F68D7">
        <w:rPr>
          <w:lang w:val="fi-FI"/>
        </w:rPr>
        <w:t xml:space="preserve"> osien puuttumiseen</w:t>
      </w:r>
      <w:r w:rsidR="00C13A2B">
        <w:rPr>
          <w:lang w:val="fi-FI"/>
        </w:rPr>
        <w:t xml:space="preserve"> lähetti-RNA:sta</w:t>
      </w:r>
      <w:r w:rsidR="005F68D7">
        <w:rPr>
          <w:lang w:val="fi-FI"/>
        </w:rPr>
        <w:t>.</w:t>
      </w:r>
    </w:p>
    <w:p w14:paraId="78989A15" w14:textId="77777777" w:rsidR="005F68D7" w:rsidRPr="00CA6E5A" w:rsidRDefault="008B29E7" w:rsidP="00294388">
      <w:pPr>
        <w:pStyle w:val="ListParagraph"/>
        <w:numPr>
          <w:ilvl w:val="0"/>
          <w:numId w:val="3"/>
        </w:numPr>
        <w:divId w:val="1791391697"/>
        <w:rPr>
          <w:i/>
          <w:lang w:val="fi-FI"/>
        </w:rPr>
      </w:pPr>
      <w:r>
        <w:rPr>
          <w:lang w:val="fi-FI"/>
        </w:rPr>
        <w:t xml:space="preserve">Kryptisten </w:t>
      </w:r>
      <w:r w:rsidR="005F68D7">
        <w:rPr>
          <w:lang w:val="fi-FI"/>
        </w:rPr>
        <w:t>silmukointikoh</w:t>
      </w:r>
      <w:r w:rsidR="00CA6E5A">
        <w:rPr>
          <w:lang w:val="fi-FI"/>
        </w:rPr>
        <w:t xml:space="preserve">tien </w:t>
      </w:r>
      <w:r w:rsidR="00EC0088">
        <w:rPr>
          <w:lang w:val="fi-FI"/>
        </w:rPr>
        <w:t>aktivaatio</w:t>
      </w:r>
      <w:r w:rsidR="00D20332">
        <w:rPr>
          <w:lang w:val="fi-FI"/>
        </w:rPr>
        <w:t xml:space="preserve"> 5’- tai 3’-</w:t>
      </w:r>
      <w:r w:rsidR="00CA6E5A">
        <w:rPr>
          <w:lang w:val="fi-FI"/>
        </w:rPr>
        <w:t>silmukointikohtien mutaation seurauksena</w:t>
      </w:r>
      <w:r w:rsidR="004629BF">
        <w:rPr>
          <w:lang w:val="fi-FI"/>
        </w:rPr>
        <w:t xml:space="preserve">, joka johtaa kryptisen </w:t>
      </w:r>
      <w:proofErr w:type="spellStart"/>
      <w:r w:rsidR="004629BF">
        <w:rPr>
          <w:lang w:val="fi-FI"/>
        </w:rPr>
        <w:t>intronisen</w:t>
      </w:r>
      <w:proofErr w:type="spellEnd"/>
      <w:r w:rsidR="004629BF">
        <w:rPr>
          <w:lang w:val="fi-FI"/>
        </w:rPr>
        <w:t xml:space="preserve"> tai </w:t>
      </w:r>
      <w:proofErr w:type="spellStart"/>
      <w:r w:rsidR="004629BF">
        <w:rPr>
          <w:lang w:val="fi-FI"/>
        </w:rPr>
        <w:t>eksonisen</w:t>
      </w:r>
      <w:proofErr w:type="spellEnd"/>
      <w:r w:rsidR="004629BF">
        <w:rPr>
          <w:lang w:val="fi-FI"/>
        </w:rPr>
        <w:t xml:space="preserve"> silmukointikohdan käyttöön ja </w:t>
      </w:r>
      <w:proofErr w:type="spellStart"/>
      <w:r w:rsidR="004629BF">
        <w:rPr>
          <w:lang w:val="fi-FI"/>
        </w:rPr>
        <w:t>intronin</w:t>
      </w:r>
      <w:proofErr w:type="spellEnd"/>
      <w:r w:rsidR="004629BF">
        <w:rPr>
          <w:lang w:val="fi-FI"/>
        </w:rPr>
        <w:t xml:space="preserve"> osan jäämiseen ja </w:t>
      </w:r>
      <w:proofErr w:type="spellStart"/>
      <w:r w:rsidR="004629BF">
        <w:rPr>
          <w:lang w:val="fi-FI"/>
        </w:rPr>
        <w:t>eksonin</w:t>
      </w:r>
      <w:proofErr w:type="spellEnd"/>
      <w:r w:rsidR="004629BF">
        <w:rPr>
          <w:lang w:val="fi-FI"/>
        </w:rPr>
        <w:t xml:space="preserve"> osan puuttumiseen lähetti-RNA:sta.</w:t>
      </w:r>
    </w:p>
    <w:p w14:paraId="115C2253" w14:textId="77777777" w:rsidR="00CA6E5A" w:rsidRPr="005F68D7" w:rsidRDefault="008B29E7" w:rsidP="00294388">
      <w:pPr>
        <w:pStyle w:val="ListParagraph"/>
        <w:numPr>
          <w:ilvl w:val="0"/>
          <w:numId w:val="3"/>
        </w:numPr>
        <w:divId w:val="1791391697"/>
        <w:rPr>
          <w:i/>
          <w:lang w:val="fi-FI"/>
        </w:rPr>
      </w:pPr>
      <w:r>
        <w:rPr>
          <w:lang w:val="fi-FI"/>
        </w:rPr>
        <w:t>M</w:t>
      </w:r>
      <w:r w:rsidR="00CA6E5A">
        <w:rPr>
          <w:lang w:val="fi-FI"/>
        </w:rPr>
        <w:t xml:space="preserve">utaatio </w:t>
      </w:r>
      <w:proofErr w:type="spellStart"/>
      <w:r w:rsidR="00CA6E5A">
        <w:rPr>
          <w:lang w:val="fi-FI"/>
        </w:rPr>
        <w:t>eksonisessa</w:t>
      </w:r>
      <w:proofErr w:type="spellEnd"/>
      <w:r w:rsidR="00CA6E5A">
        <w:rPr>
          <w:lang w:val="fi-FI"/>
        </w:rPr>
        <w:t xml:space="preserve"> silmukoinnin tehostajajaksossa, joka johtaa </w:t>
      </w:r>
      <w:proofErr w:type="spellStart"/>
      <w:r w:rsidR="00CA6E5A">
        <w:rPr>
          <w:lang w:val="fi-FI"/>
        </w:rPr>
        <w:t>eksonin</w:t>
      </w:r>
      <w:proofErr w:type="spellEnd"/>
      <w:r w:rsidR="00CA6E5A">
        <w:rPr>
          <w:lang w:val="fi-FI"/>
        </w:rPr>
        <w:t xml:space="preserve"> tai sen osien puuttumiseen.</w:t>
      </w:r>
    </w:p>
    <w:p w14:paraId="169D8606" w14:textId="77777777" w:rsidR="00B328BA" w:rsidRPr="00E57323" w:rsidRDefault="00A41105" w:rsidP="00B328BA">
      <w:pPr>
        <w:divId w:val="1791391697"/>
        <w:rPr>
          <w:rFonts w:cs="Times New Roman"/>
          <w:szCs w:val="24"/>
          <w:lang w:val="fi-FI"/>
        </w:rPr>
      </w:pPr>
      <w:r>
        <w:rPr>
          <w:lang w:val="fi-FI"/>
        </w:rPr>
        <w:tab/>
      </w:r>
      <w:r w:rsidR="00B328BA" w:rsidRPr="00A41105">
        <w:rPr>
          <w:lang w:val="fi-FI"/>
        </w:rPr>
        <w:t>Yleisimmät</w:t>
      </w:r>
      <w:r w:rsidR="00B328BA">
        <w:rPr>
          <w:lang w:val="fi-FI"/>
        </w:rPr>
        <w:t xml:space="preserve"> tautimutaatiot ovat </w:t>
      </w:r>
      <w:r w:rsidR="00B328BA" w:rsidRPr="00222939">
        <w:rPr>
          <w:i/>
          <w:lang w:val="fi-FI"/>
        </w:rPr>
        <w:t>cis</w:t>
      </w:r>
      <w:r w:rsidR="00B328BA">
        <w:rPr>
          <w:lang w:val="fi-FI"/>
        </w:rPr>
        <w:t>-vaikuttavia mutaatioita</w:t>
      </w:r>
      <w:r w:rsidR="00222939">
        <w:rPr>
          <w:lang w:val="fi-FI"/>
        </w:rPr>
        <w:t xml:space="preserve"> 5’- ja 3’-</w:t>
      </w:r>
      <w:r w:rsidR="00B328BA">
        <w:rPr>
          <w:lang w:val="fi-FI"/>
        </w:rPr>
        <w:t xml:space="preserve">silmukointikohtien </w:t>
      </w:r>
      <w:proofErr w:type="spellStart"/>
      <w:r w:rsidR="00B328BA">
        <w:rPr>
          <w:lang w:val="fi-FI"/>
        </w:rPr>
        <w:t>dinukleotideissa</w:t>
      </w:r>
      <w:proofErr w:type="spellEnd"/>
      <w:r w:rsidR="00222939">
        <w:rPr>
          <w:lang w:val="fi-FI"/>
        </w:rPr>
        <w:t>; näissä kohdissa olevat tautimutaatiot aiheuttavat</w:t>
      </w:r>
      <w:r w:rsidR="00ED79FE">
        <w:rPr>
          <w:lang w:val="fi-FI"/>
        </w:rPr>
        <w:t xml:space="preserve"> käytännössä </w:t>
      </w:r>
      <w:r w:rsidR="00ED79FE">
        <w:rPr>
          <w:lang w:val="fi-FI"/>
        </w:rPr>
        <w:lastRenderedPageBreak/>
        <w:t xml:space="preserve">aina </w:t>
      </w:r>
      <w:r w:rsidR="00222939">
        <w:rPr>
          <w:lang w:val="fi-FI"/>
        </w:rPr>
        <w:t>virheitä silmukoinnissa johtuen</w:t>
      </w:r>
      <w:r w:rsidR="00ED79FE">
        <w:rPr>
          <w:lang w:val="fi-FI"/>
        </w:rPr>
        <w:t xml:space="preserve"> näiden</w:t>
      </w:r>
      <w:r w:rsidR="00222939">
        <w:rPr>
          <w:lang w:val="fi-FI"/>
        </w:rPr>
        <w:t xml:space="preserve"> silmukoinnin</w:t>
      </w:r>
      <w:r w:rsidR="00ED79FE">
        <w:rPr>
          <w:lang w:val="fi-FI"/>
        </w:rPr>
        <w:t xml:space="preserve"> tunnistuskohtien</w:t>
      </w:r>
      <w:r w:rsidR="00222939">
        <w:rPr>
          <w:lang w:val="fi-FI"/>
        </w:rPr>
        <w:t xml:space="preserve"> spesifisyydestä</w:t>
      </w:r>
      <w:r w:rsidR="00394848">
        <w:rPr>
          <w:lang w:val="fi-FI"/>
        </w:rPr>
        <w:t xml:space="preserve"> </w:t>
      </w:r>
      <w:r w:rsidR="002D189C">
        <w:rPr>
          <w:lang w:val="fi-FI"/>
        </w:rPr>
        <w:fldChar w:fldCharType="begin" w:fldLock="1"/>
      </w:r>
      <w:r w:rsidR="00876A42">
        <w:rPr>
          <w:lang w:val="fi-FI"/>
        </w:rPr>
        <w:instrText xml:space="preserve">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w:instrText>
      </w:r>
      <w:r w:rsidR="00876A42" w:rsidRPr="00B8705C">
        <w:rPr>
          <w:lang w:val="fi-FI"/>
        </w:rPr>
        <w:instrText>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2D189C">
        <w:rPr>
          <w:lang w:val="fi-FI"/>
        </w:rPr>
        <w:fldChar w:fldCharType="separate"/>
      </w:r>
      <w:r w:rsidR="002D189C" w:rsidRPr="0081356A">
        <w:rPr>
          <w:noProof/>
          <w:lang w:val="fi-FI"/>
        </w:rPr>
        <w:t>(Ward ja Cooper, 2010)</w:t>
      </w:r>
      <w:r w:rsidR="002D189C">
        <w:rPr>
          <w:lang w:val="fi-FI"/>
        </w:rPr>
        <w:fldChar w:fldCharType="end"/>
      </w:r>
      <w:r w:rsidR="0081356A">
        <w:rPr>
          <w:lang w:val="fi-FI"/>
        </w:rPr>
        <w:t>. Arviolta noin 10%</w:t>
      </w:r>
      <w:r w:rsidR="00057BAE">
        <w:rPr>
          <w:lang w:val="fi-FI"/>
        </w:rPr>
        <w:t xml:space="preserve"> kaikista</w:t>
      </w:r>
      <w:r w:rsidR="0081356A">
        <w:rPr>
          <w:lang w:val="fi-FI"/>
        </w:rPr>
        <w:t xml:space="preserve"> patogeenisistä mutaatioista sijaitsee silmukointikohdissa </w:t>
      </w:r>
      <w:r w:rsidR="00C443B5">
        <w:rPr>
          <w:lang w:val="fi-FI"/>
        </w:rPr>
        <w:t>5</w:t>
      </w:r>
      <w:r w:rsidR="0081356A">
        <w:rPr>
          <w:lang w:val="fi-FI"/>
        </w:rPr>
        <w:t xml:space="preserve">’- tai </w:t>
      </w:r>
      <w:r w:rsidR="00C443B5">
        <w:rPr>
          <w:lang w:val="fi-FI"/>
        </w:rPr>
        <w:t>3</w:t>
      </w:r>
      <w:r w:rsidR="0081356A">
        <w:rPr>
          <w:lang w:val="fi-FI"/>
        </w:rPr>
        <w:t xml:space="preserve">’-silmukointikohdissa, ja yleisin taudin aiheuttava mekanismi on </w:t>
      </w:r>
      <w:proofErr w:type="spellStart"/>
      <w:r w:rsidR="0081356A">
        <w:rPr>
          <w:lang w:val="fi-FI"/>
        </w:rPr>
        <w:t>eksonien</w:t>
      </w:r>
      <w:proofErr w:type="spellEnd"/>
      <w:r w:rsidR="0081356A">
        <w:rPr>
          <w:lang w:val="fi-FI"/>
        </w:rPr>
        <w:t xml:space="preserve"> </w:t>
      </w:r>
      <w:r w:rsidR="00C07DE5">
        <w:rPr>
          <w:lang w:val="fi-FI"/>
        </w:rPr>
        <w:t>puuttuminen</w:t>
      </w:r>
      <w:r w:rsidR="00057BAE">
        <w:rPr>
          <w:lang w:val="fi-FI"/>
        </w:rPr>
        <w:t xml:space="preserve"> silmukointikohdan mutaation seurauksena</w:t>
      </w:r>
      <w:r w:rsidR="00D1398D">
        <w:rPr>
          <w:lang w:val="fi-FI"/>
        </w:rPr>
        <w:t>. Silmukointimutaatiot 5’-silmukointikohdassa ovat yleisempiä kuin 3’-silmukointikohdassa.</w:t>
      </w:r>
      <w:r w:rsidR="0081356A">
        <w:rPr>
          <w:lang w:val="fi-FI"/>
        </w:rPr>
        <w:t xml:space="preserve"> </w:t>
      </w:r>
      <w:r w:rsidR="0081356A">
        <w:rPr>
          <w:lang w:val="fi-FI"/>
        </w:rPr>
        <w:fldChar w:fldCharType="begin" w:fldLock="1"/>
      </w:r>
      <w:r w:rsidR="004E4035">
        <w:rPr>
          <w:lang w:val="fi-FI"/>
        </w:rPr>
        <w:instrText>ADDIN CSL_CITATION {"citationItems":[{"id":"ITEM-1","itemData":{"DOI":"10.1002/humu.20400","ISSN":"1059-7794","abstract":"Abstract Although single base-pair substitutions in splice junctions constitute at least 10% of all mutations causing human inherited disease, the factors that determine their phenotypic consequences at the RNA level remain to be fully elucidated. Employing a neural network for splice-site recognition, we performed a meta-analysis of 478 disease-associated splicing mutations, in 38 different genes, for which detailed laboratory-based mRNA phenotype assessment had been performed. Inspection of the ±50-bp DNA sequence context of the mutations revealed that exon skipping was the preferred phenotype when the immediate vicinity of the affected exon?intron junctions was devoid of alternative splice-sites. By contrast, in the presence of at least one such motif, cryptic splice-site utilization, became more prevalent. This association was, however, confined to donor splice-sites. Outside the obligate dinucleotide, the spatial distribution of pathological mutations was found to differ significantly from that of SNPs. Whereas disease-associated lesions clustered at positions ?1 and +3 to +6 for donor sites and ?3 for acceptor sites, SNPs were found to be almost evenly distributed over all sequence positions considered. When all putative missense mutations in the vicinity of splice-sites were extracted from the Human Gene Mutation Database for the 38 studied genes, a significantly higher proportion of changes at donor sites (37/152; 24.3%) than at acceptor splice-sites (1/142; 0.7%) was found to reduce the neural network signal emitted by the respective splice-site. Based upon these findings, we estimate that some 1.6% of disease-causing missense substitutions in human genes are likely to affect the mRNA splicing phenotype. Taken together, our results are consistent with correct donor splice-site recognition being a key step in exon recognition. Hum Mutat 28(2), 150?158, 2007. ? 2006 Wiley-Liss, Inc.","author":[{"dropping-particle":"","family":"Krawczak","given":"Michael","non-dropping-particle":"","parse-names":false,"suffix":""},{"dropping-particle":"","family":"Thomas","given":"Nick S T","non-dropping-particle":"","parse-names":false,"suffix":""},{"dropping-particle":"","family":"Hundrieser","given":"Bernd","non-dropping-particle":"","parse-names":false,"suffix":""},{"dropping-particle":"","family":"Mort","given":"Matthew","non-dropping-particle":"","parse-names":false,"suffix":""},{"dropping-particle":"","family":"Wittig","given":"Michael","non-dropping-particle":"","parse-names":false,"suffix":""},{"dropping-particle":"","family":"Hampe","given":"Jochen","non-dropping-particle":"","parse-names":false,"suffix":""},{"dropping-particle":"","family":"Cooper","given":"David N","non-dropping-particle":"","parse-names":false,"suffix":""}],"container-title":"Human Mutation","id":"ITEM-1","issue":"2","issued":{"date-parts":[["2007","9","25"]]},"note":"doi: 10.1002/humu.20400","page":"150-158","publisher":"John Wiley &amp; Sons, Ltd","title":"Single base-pair substitutions in exon–intron junctions of human genes: nature, distribution, and consequences for mRNA splicing","type":"article-journal","volume":"28"},"uris":["http://www.mendeley.com/documents/?uuid=2eb8d94e-5903-4c92-a9b0-bb8603cd2894"]}],"mendeley":{"formattedCitation":"(&lt;span style=\"baseline\"&gt;Krawczak ym.&lt;/span&gt;, 2007)","plainTextFormattedCitation":"(Krawczak ym., 2007)","previouslyFormattedCitation":"(&lt;span style=\"baseline\"&gt;Krawczak ym.&lt;/span&gt;, 2007)"},"properties":{"noteIndex":0},"schema":"https://github.com/citation-style-language/schema/raw/master/csl-citation.json"}</w:instrText>
      </w:r>
      <w:r w:rsidR="0081356A">
        <w:rPr>
          <w:lang w:val="fi-FI"/>
        </w:rPr>
        <w:fldChar w:fldCharType="separate"/>
      </w:r>
      <w:r w:rsidR="002860F3" w:rsidRPr="002860F3">
        <w:rPr>
          <w:noProof/>
          <w:lang w:val="fi-FI"/>
        </w:rPr>
        <w:t>(Krawczak ym., 2007)</w:t>
      </w:r>
      <w:r w:rsidR="0081356A">
        <w:rPr>
          <w:lang w:val="fi-FI"/>
        </w:rPr>
        <w:fldChar w:fldCharType="end"/>
      </w:r>
      <w:r w:rsidR="0081356A">
        <w:rPr>
          <w:lang w:val="fi-FI"/>
        </w:rPr>
        <w:t>.</w:t>
      </w:r>
    </w:p>
    <w:p w14:paraId="342B4CAD" w14:textId="77777777" w:rsidR="00FE5DF2" w:rsidRPr="001B5FA9" w:rsidRDefault="00FE5DF2" w:rsidP="00FE5DF2">
      <w:pPr>
        <w:pStyle w:val="Heading1"/>
        <w:divId w:val="1791391697"/>
        <w:rPr>
          <w:lang w:val="fi-FI"/>
        </w:rPr>
      </w:pPr>
      <w:bookmarkStart w:id="25" w:name="_Toc532590954"/>
      <w:bookmarkStart w:id="26" w:name="_Toc532849131"/>
      <w:r>
        <w:rPr>
          <w:lang w:val="fi-FI"/>
        </w:rPr>
        <w:t xml:space="preserve">5. </w:t>
      </w:r>
      <w:bookmarkEnd w:id="25"/>
      <w:r w:rsidR="001B5FA9">
        <w:rPr>
          <w:lang w:val="fi-FI"/>
        </w:rPr>
        <w:t xml:space="preserve">Mutaatiot </w:t>
      </w:r>
      <w:r w:rsidR="001B5FA9" w:rsidRPr="001B5FA9">
        <w:rPr>
          <w:i/>
          <w:lang w:val="fi-FI"/>
        </w:rPr>
        <w:t>cis</w:t>
      </w:r>
      <w:r w:rsidR="001B5FA9">
        <w:rPr>
          <w:lang w:val="fi-FI"/>
        </w:rPr>
        <w:t>-</w:t>
      </w:r>
      <w:proofErr w:type="spellStart"/>
      <w:r w:rsidR="001B5FA9">
        <w:rPr>
          <w:lang w:val="fi-FI"/>
        </w:rPr>
        <w:t>regulatorisissa</w:t>
      </w:r>
      <w:proofErr w:type="spellEnd"/>
      <w:r w:rsidR="001B5FA9">
        <w:rPr>
          <w:lang w:val="fi-FI"/>
        </w:rPr>
        <w:t xml:space="preserve"> elementeissä</w:t>
      </w:r>
      <w:bookmarkEnd w:id="26"/>
    </w:p>
    <w:p w14:paraId="7C296109" w14:textId="77777777" w:rsidR="008B429A" w:rsidRDefault="008B429A" w:rsidP="008B429A">
      <w:pPr>
        <w:pStyle w:val="Heading2"/>
        <w:divId w:val="1791391697"/>
        <w:rPr>
          <w:lang w:val="fi-FI"/>
        </w:rPr>
      </w:pPr>
      <w:bookmarkStart w:id="27" w:name="_Toc532590956"/>
      <w:bookmarkStart w:id="28" w:name="_Toc532849132"/>
      <w:bookmarkStart w:id="29" w:name="_Toc532590955"/>
      <w:r>
        <w:rPr>
          <w:lang w:val="fi-FI"/>
        </w:rPr>
        <w:t xml:space="preserve">5.1 Familiaalinen </w:t>
      </w:r>
      <w:proofErr w:type="spellStart"/>
      <w:r>
        <w:rPr>
          <w:lang w:val="fi-FI"/>
        </w:rPr>
        <w:t>dysautonomia</w:t>
      </w:r>
      <w:bookmarkEnd w:id="27"/>
      <w:proofErr w:type="spellEnd"/>
      <w:r>
        <w:rPr>
          <w:lang w:val="fi-FI"/>
        </w:rPr>
        <w:t xml:space="preserve"> (tyypin I mutaatio)</w:t>
      </w:r>
      <w:bookmarkEnd w:id="28"/>
    </w:p>
    <w:p w14:paraId="5A7C8E74" w14:textId="77777777" w:rsidR="008B429A" w:rsidRDefault="008B429A" w:rsidP="008B429A">
      <w:pPr>
        <w:divId w:val="1791391697"/>
        <w:rPr>
          <w:lang w:val="fi-FI"/>
        </w:rPr>
      </w:pPr>
      <w:r>
        <w:rPr>
          <w:lang w:val="fi-FI"/>
        </w:rPr>
        <w:t xml:space="preserve">Familiaalinen </w:t>
      </w:r>
      <w:proofErr w:type="spellStart"/>
      <w:r>
        <w:rPr>
          <w:lang w:val="fi-FI"/>
        </w:rPr>
        <w:t>dysautonomia</w:t>
      </w:r>
      <w:proofErr w:type="spellEnd"/>
      <w:r>
        <w:rPr>
          <w:lang w:val="fi-FI"/>
        </w:rPr>
        <w:t xml:space="preserve"> (FD) lähes pelkästään </w:t>
      </w:r>
      <w:bookmarkStart w:id="30" w:name="_Hlk530325273"/>
      <w:proofErr w:type="spellStart"/>
      <w:r>
        <w:rPr>
          <w:lang w:val="fi-FI"/>
        </w:rPr>
        <w:t>a</w:t>
      </w:r>
      <w:r w:rsidRPr="0075405C">
        <w:rPr>
          <w:lang w:val="fi-FI"/>
        </w:rPr>
        <w:t>škenasijuutalai</w:t>
      </w:r>
      <w:r>
        <w:rPr>
          <w:lang w:val="fi-FI"/>
        </w:rPr>
        <w:t>sten</w:t>
      </w:r>
      <w:proofErr w:type="spellEnd"/>
      <w:r>
        <w:rPr>
          <w:lang w:val="fi-FI"/>
        </w:rPr>
        <w:t xml:space="preserve"> </w:t>
      </w:r>
      <w:bookmarkEnd w:id="30"/>
      <w:r>
        <w:rPr>
          <w:lang w:val="fi-FI"/>
        </w:rPr>
        <w:t xml:space="preserve">keskuudessa esiintyvä, </w:t>
      </w:r>
      <w:proofErr w:type="spellStart"/>
      <w:r>
        <w:rPr>
          <w:lang w:val="fi-FI"/>
        </w:rPr>
        <w:t>autosomaalinen</w:t>
      </w:r>
      <w:proofErr w:type="spellEnd"/>
      <w:r>
        <w:rPr>
          <w:lang w:val="fi-FI"/>
        </w:rPr>
        <w:t xml:space="preserve"> resessiivinen sairaus. </w:t>
      </w:r>
      <w:proofErr w:type="spellStart"/>
      <w:r>
        <w:rPr>
          <w:lang w:val="fi-FI"/>
        </w:rPr>
        <w:t>A</w:t>
      </w:r>
      <w:r w:rsidRPr="00057ED1">
        <w:rPr>
          <w:lang w:val="fi-FI"/>
        </w:rPr>
        <w:t>škenasijuutalai</w:t>
      </w:r>
      <w:r>
        <w:rPr>
          <w:lang w:val="fi-FI"/>
        </w:rPr>
        <w:t>lla</w:t>
      </w:r>
      <w:proofErr w:type="spellEnd"/>
      <w:r>
        <w:rPr>
          <w:lang w:val="fi-FI"/>
        </w:rPr>
        <w:t xml:space="preserve"> yleisimmän taudin aiheuttavan mutaation kantajia on noin 1</w:t>
      </w:r>
      <w:r w:rsidR="00453369">
        <w:rPr>
          <w:lang w:val="fi-FI"/>
        </w:rPr>
        <w:t>:</w:t>
      </w:r>
      <w:r>
        <w:rPr>
          <w:lang w:val="fi-FI"/>
        </w:rPr>
        <w:t>30 -frekvenssillä ja esimerkiksi Israelissa taudin sairastajia on 1</w:t>
      </w:r>
      <w:r w:rsidR="00453369">
        <w:rPr>
          <w:lang w:val="fi-FI"/>
        </w:rPr>
        <w:t>:</w:t>
      </w:r>
      <w:r>
        <w:rPr>
          <w:lang w:val="fi-FI"/>
        </w:rPr>
        <w:t xml:space="preserve">3703 elävänä syntyneistä lapsista. FD on perinnöllinen sensorinen ja autonominen neuropatia, eli tauti vahingoittaa sensorisen ja autonomisen hermoston neuroneja. Oireina </w:t>
      </w:r>
      <w:proofErr w:type="spellStart"/>
      <w:r>
        <w:rPr>
          <w:lang w:val="fi-FI"/>
        </w:rPr>
        <w:t>familiaalisessa</w:t>
      </w:r>
      <w:proofErr w:type="spellEnd"/>
      <w:r>
        <w:rPr>
          <w:lang w:val="fi-FI"/>
        </w:rPr>
        <w:t xml:space="preserve"> </w:t>
      </w:r>
      <w:proofErr w:type="spellStart"/>
      <w:r>
        <w:rPr>
          <w:lang w:val="fi-FI"/>
        </w:rPr>
        <w:t>dysautonomiassa</w:t>
      </w:r>
      <w:proofErr w:type="spellEnd"/>
      <w:r>
        <w:rPr>
          <w:lang w:val="fi-FI"/>
        </w:rPr>
        <w:t xml:space="preserve"> on </w:t>
      </w:r>
      <w:r w:rsidRPr="00BD5020">
        <w:rPr>
          <w:lang w:val="fi-FI"/>
        </w:rPr>
        <w:t>ruuansulatuskanava</w:t>
      </w:r>
      <w:r>
        <w:rPr>
          <w:lang w:val="fi-FI"/>
        </w:rPr>
        <w:t xml:space="preserve">n toiminnan häiriöt, hengityksen toimintahäiriöt, aistien toimintahäiriöt, sydämen toimintahäiriöt sekä skolioosi tai </w:t>
      </w:r>
      <w:proofErr w:type="spellStart"/>
      <w:r>
        <w:rPr>
          <w:lang w:val="fi-FI"/>
        </w:rPr>
        <w:t>kyfoosi</w:t>
      </w:r>
      <w:proofErr w:type="spellEnd"/>
      <w:r>
        <w:rPr>
          <w:lang w:val="fi-FI"/>
        </w:rPr>
        <w:t xml:space="preserve">. Sen lisäksi yleinen oire on myös </w:t>
      </w:r>
      <w:proofErr w:type="spellStart"/>
      <w:r>
        <w:rPr>
          <w:lang w:val="fi-FI"/>
        </w:rPr>
        <w:t>dysautonominen</w:t>
      </w:r>
      <w:proofErr w:type="spellEnd"/>
      <w:r>
        <w:rPr>
          <w:lang w:val="fi-FI"/>
        </w:rPr>
        <w:t xml:space="preserve"> kriisi, joka johtuu yleensä stressin seurauksena alkavista oireista, kuten hypertensiosta, </w:t>
      </w:r>
      <w:proofErr w:type="spellStart"/>
      <w:r>
        <w:rPr>
          <w:lang w:val="fi-FI"/>
        </w:rPr>
        <w:t>takykardiasta</w:t>
      </w:r>
      <w:proofErr w:type="spellEnd"/>
      <w:r>
        <w:rPr>
          <w:lang w:val="fi-FI"/>
        </w:rPr>
        <w:t xml:space="preserve">, pahoinvoinnista, oksentelusta sekä persoonallisuuden muutoksista. Oireet johtuvat siis autonomisen oireen sekä sensorisen oireen toimintahäiriöistä; esimerkiksi </w:t>
      </w:r>
      <w:r>
        <w:rPr>
          <w:lang w:val="fi-FI"/>
        </w:rPr>
        <w:lastRenderedPageBreak/>
        <w:t xml:space="preserve">sydämen ja hengityksen autonominen säätely ei toimi normaalisti taudin aiheuttaman neuropatian vuoksi </w:t>
      </w:r>
      <w:r>
        <w:rPr>
          <w:lang w:val="fi-FI"/>
        </w:rPr>
        <w:fldChar w:fldCharType="begin" w:fldLock="1"/>
      </w:r>
      <w:r>
        <w:rPr>
          <w:lang w:val="fi-FI"/>
        </w:rPr>
        <w:instrText>ADDIN CSL_CITATION {"citationItems":[{"id":"ITEM-1","itemData":{"DOI":"10.1007/s12017-007-8019-5","ISSN":"1559-1174","abstract":"Familial dysautonomia (FD) is a sensory and autonomic neuropathy that affects the development and survival of sensory, sympathetic, and some parasympathetic neurons. It is autosomally inherited and occurs almost exclusively among individuals of Ashkenazi Jewish descent. The pathological and clinical manisfestations of FD have been extensively studied and therapeutic modalities have, until recently, focused primarily on addressing the symptoms experienced by those with this fatal disorder. The primary FD-causing mutation is an intronic nucleotide substitution that alters the splicing of the IKBKAP-derived transcript. Recent efforts have resulted in the development of new therapeutic modalities that facilitate the increased production of the correctly spliced transcript and mitigate the symptoms of those with FD. Furthermore, the recent demonstration of the reduced presence of monoamine oxidase A in cells and tissues of individuals with FD has provided new insight into the cause of hypertensive crises experienced by these patients.","author":[{"dropping-particle":"","family":"Rubin","given":"Berish Y","non-dropping-particle":"","parse-names":false,"suffix":""},{"dropping-particle":"","family":"Anderson","given":"Sylvia L","non-dropping-particle":"","parse-names":false,"suffix":""}],"container-title":"NeuroMolecular Medicine","id":"ITEM-1","issue":"3","issued":{"date-parts":[["2008"]]},"note":"ID: Rubin2008","page":"148-156","title":"The Molecular Basis of Familial Dysautonomia: Overview, New Discoveries and Implications for Directed Therapies","type":"article-journal","volume":"10"},"uris":["http://www.mendeley.com/documents/?uuid=46286d8d-c8e1-4446-9fe7-0e658ff379a8"]}],"mendeley":{"formattedCitation":"(&lt;span style=\"baseline\"&gt;Rubin ja Anderson&lt;/span&gt;, 2008)","plainTextFormattedCitation":"(Rubin ja Anderson, 2008)","previouslyFormattedCitation":"(&lt;span style=\"baseline\"&gt;Rubin ja Anderson&lt;/span&gt;, 2008)"},"properties":{"noteIndex":0},"schema":"https://github.com/citation-style-language/schema/raw/master/csl-citation.json"}</w:instrText>
      </w:r>
      <w:r>
        <w:rPr>
          <w:lang w:val="fi-FI"/>
        </w:rPr>
        <w:fldChar w:fldCharType="separate"/>
      </w:r>
      <w:r w:rsidRPr="000D695B">
        <w:rPr>
          <w:noProof/>
          <w:lang w:val="fi-FI"/>
        </w:rPr>
        <w:t>(Rubin ja Anderson, 2008)</w:t>
      </w:r>
      <w:r>
        <w:rPr>
          <w:lang w:val="fi-FI"/>
        </w:rPr>
        <w:fldChar w:fldCharType="end"/>
      </w:r>
      <w:r>
        <w:rPr>
          <w:lang w:val="fi-FI"/>
        </w:rPr>
        <w:t>.</w:t>
      </w:r>
    </w:p>
    <w:p w14:paraId="7771DF77" w14:textId="1B1FE731" w:rsidR="008B429A" w:rsidRDefault="008B429A" w:rsidP="008B429A">
      <w:pPr>
        <w:divId w:val="1791391697"/>
        <w:rPr>
          <w:lang w:val="fi-FI"/>
        </w:rPr>
      </w:pPr>
      <w:r>
        <w:rPr>
          <w:lang w:val="fi-FI"/>
        </w:rPr>
        <w:tab/>
        <w:t xml:space="preserve">Familiaalisen </w:t>
      </w:r>
      <w:proofErr w:type="spellStart"/>
      <w:r>
        <w:rPr>
          <w:lang w:val="fi-FI"/>
        </w:rPr>
        <w:t>dysautonomian</w:t>
      </w:r>
      <w:proofErr w:type="spellEnd"/>
      <w:r>
        <w:rPr>
          <w:lang w:val="fi-FI"/>
        </w:rPr>
        <w:t xml:space="preserve"> geneettinen tausta </w:t>
      </w:r>
      <w:r w:rsidRPr="00671D3C">
        <w:rPr>
          <w:i/>
          <w:lang w:val="fi-FI"/>
        </w:rPr>
        <w:t>IKBKAP</w:t>
      </w:r>
      <w:r>
        <w:rPr>
          <w:i/>
          <w:lang w:val="fi-FI"/>
        </w:rPr>
        <w:t xml:space="preserve"> </w:t>
      </w:r>
      <w:r>
        <w:rPr>
          <w:lang w:val="fi-FI"/>
        </w:rPr>
        <w:t xml:space="preserve">-geenissä, jossa on 37 </w:t>
      </w:r>
      <w:proofErr w:type="spellStart"/>
      <w:r>
        <w:rPr>
          <w:lang w:val="fi-FI"/>
        </w:rPr>
        <w:t>eksonia</w:t>
      </w:r>
      <w:proofErr w:type="spellEnd"/>
      <w:r>
        <w:rPr>
          <w:lang w:val="fi-FI"/>
        </w:rPr>
        <w:t xml:space="preserve"> ja joka koodaa 1332 aminohapon mittaista IKAP-proteiini</w:t>
      </w:r>
      <w:r w:rsidR="00B85ECD">
        <w:rPr>
          <w:lang w:val="fi-FI"/>
        </w:rPr>
        <w:t>a</w:t>
      </w:r>
      <w:r>
        <w:rPr>
          <w:lang w:val="fi-FI"/>
        </w:rPr>
        <w:t xml:space="preserve">. Geeni sijaitsee kromosomissa 9q31. IKAP on osa </w:t>
      </w:r>
      <w:proofErr w:type="spellStart"/>
      <w:r>
        <w:rPr>
          <w:lang w:val="fi-FI"/>
        </w:rPr>
        <w:t>elongaattorikompleksia</w:t>
      </w:r>
      <w:proofErr w:type="spellEnd"/>
      <w:r>
        <w:rPr>
          <w:lang w:val="fi-FI"/>
        </w:rPr>
        <w:t xml:space="preserve">, joka osallistuu transkription, </w:t>
      </w:r>
      <w:proofErr w:type="spellStart"/>
      <w:r>
        <w:rPr>
          <w:lang w:val="fi-FI"/>
        </w:rPr>
        <w:t>histonien</w:t>
      </w:r>
      <w:proofErr w:type="spellEnd"/>
      <w:r>
        <w:rPr>
          <w:lang w:val="fi-FI"/>
        </w:rPr>
        <w:t xml:space="preserve"> </w:t>
      </w:r>
      <w:proofErr w:type="spellStart"/>
      <w:r>
        <w:rPr>
          <w:lang w:val="fi-FI"/>
        </w:rPr>
        <w:t>asetylaation</w:t>
      </w:r>
      <w:proofErr w:type="spellEnd"/>
      <w:r>
        <w:rPr>
          <w:lang w:val="fi-FI"/>
        </w:rPr>
        <w:t xml:space="preserve">, </w:t>
      </w:r>
      <w:proofErr w:type="spellStart"/>
      <w:r>
        <w:rPr>
          <w:lang w:val="fi-FI"/>
        </w:rPr>
        <w:t>eksosytoosin</w:t>
      </w:r>
      <w:proofErr w:type="spellEnd"/>
      <w:r>
        <w:rPr>
          <w:lang w:val="fi-FI"/>
        </w:rPr>
        <w:t xml:space="preserve"> ja siirtäjä-RNA:n muokkaukseen. Taudin aiheuttaa kaksi eri tunnistettua mutaatiota: yleisin mutaatio on </w:t>
      </w:r>
      <w:commentRangeStart w:id="31"/>
      <w:ins w:id="32" w:author="Pelin, Katarina B" w:date="2018-12-19T15:41:00Z">
        <w:r w:rsidR="00880F5D">
          <w:rPr>
            <w:lang w:val="fi-FI"/>
          </w:rPr>
          <w:t>c.</w:t>
        </w:r>
      </w:ins>
      <w:r w:rsidRPr="006122B6">
        <w:rPr>
          <w:lang w:val="fi-FI"/>
        </w:rPr>
        <w:t>2204+6T&gt;C</w:t>
      </w:r>
      <w:r>
        <w:rPr>
          <w:lang w:val="fi-FI"/>
        </w:rPr>
        <w:t xml:space="preserve"> </w:t>
      </w:r>
      <w:commentRangeEnd w:id="31"/>
      <w:r w:rsidR="00880F5D">
        <w:rPr>
          <w:rStyle w:val="CommentReference"/>
        </w:rPr>
        <w:commentReference w:id="31"/>
      </w:r>
      <w:r>
        <w:rPr>
          <w:lang w:val="fi-FI"/>
        </w:rPr>
        <w:t xml:space="preserve">eli </w:t>
      </w:r>
      <w:proofErr w:type="spellStart"/>
      <w:r>
        <w:rPr>
          <w:lang w:val="fi-FI"/>
        </w:rPr>
        <w:t>transitio</w:t>
      </w:r>
      <w:proofErr w:type="spellEnd"/>
      <w:r>
        <w:rPr>
          <w:lang w:val="fi-FI"/>
        </w:rPr>
        <w:t xml:space="preserve"> 5’-silmukointikohdan kuudennessa emäksessä </w:t>
      </w:r>
      <w:proofErr w:type="spellStart"/>
      <w:r>
        <w:rPr>
          <w:lang w:val="fi-FI"/>
        </w:rPr>
        <w:t>intronissa</w:t>
      </w:r>
      <w:proofErr w:type="spellEnd"/>
      <w:r>
        <w:rPr>
          <w:lang w:val="fi-FI"/>
        </w:rPr>
        <w:t xml:space="preserve"> 20. Tämä mutaatio johtaa silmukoinnin häiriöön, koska silmukointikoneisto ei tunnista mutatoitunutta silmukointikohtaa, jolloin lähetti-RNA:sta silmukoidaan pois </w:t>
      </w:r>
      <w:proofErr w:type="spellStart"/>
      <w:r>
        <w:rPr>
          <w:lang w:val="fi-FI"/>
        </w:rPr>
        <w:t>eksoni</w:t>
      </w:r>
      <w:proofErr w:type="spellEnd"/>
      <w:r>
        <w:rPr>
          <w:lang w:val="fi-FI"/>
        </w:rPr>
        <w:t xml:space="preserve"> 20. Sen lisäksi mutaatio aiheuttaa lukukehyksen muutoksen ja sitä kautta </w:t>
      </w:r>
      <w:proofErr w:type="spellStart"/>
      <w:r>
        <w:rPr>
          <w:lang w:val="fi-FI"/>
        </w:rPr>
        <w:t>nonsense</w:t>
      </w:r>
      <w:proofErr w:type="spellEnd"/>
      <w:r>
        <w:rPr>
          <w:lang w:val="fi-FI"/>
        </w:rPr>
        <w:t xml:space="preserve">-mutaation, jolloin </w:t>
      </w:r>
      <w:proofErr w:type="spellStart"/>
      <w:r>
        <w:rPr>
          <w:lang w:val="fi-FI"/>
        </w:rPr>
        <w:t>eksoneja</w:t>
      </w:r>
      <w:proofErr w:type="spellEnd"/>
      <w:r>
        <w:rPr>
          <w:lang w:val="fi-FI"/>
        </w:rPr>
        <w:t xml:space="preserve"> 20-37 ei koodata translaatiossa. Toinen tunnettu mutaatio on </w:t>
      </w:r>
      <w:commentRangeStart w:id="33"/>
      <w:ins w:id="34" w:author="Pelin, Katarina B" w:date="2018-12-19T15:41:00Z">
        <w:r w:rsidR="00880F5D">
          <w:rPr>
            <w:lang w:val="fi-FI"/>
          </w:rPr>
          <w:t>p.</w:t>
        </w:r>
      </w:ins>
      <w:r>
        <w:rPr>
          <w:lang w:val="fi-FI"/>
        </w:rPr>
        <w:t>R696P</w:t>
      </w:r>
      <w:commentRangeEnd w:id="33"/>
      <w:r w:rsidR="00880F5D">
        <w:rPr>
          <w:rStyle w:val="CommentReference"/>
        </w:rPr>
        <w:commentReference w:id="33"/>
      </w:r>
      <w:r>
        <w:rPr>
          <w:lang w:val="fi-FI"/>
        </w:rPr>
        <w:t xml:space="preserve">, joka on G&gt;C </w:t>
      </w:r>
      <w:proofErr w:type="spellStart"/>
      <w:r>
        <w:rPr>
          <w:lang w:val="fi-FI"/>
        </w:rPr>
        <w:t>transversio</w:t>
      </w:r>
      <w:proofErr w:type="spellEnd"/>
      <w:r>
        <w:rPr>
          <w:lang w:val="fi-FI"/>
        </w:rPr>
        <w:t xml:space="preserve"> </w:t>
      </w:r>
      <w:proofErr w:type="spellStart"/>
      <w:r>
        <w:rPr>
          <w:lang w:val="fi-FI"/>
        </w:rPr>
        <w:t>eksonissa</w:t>
      </w:r>
      <w:proofErr w:type="spellEnd"/>
      <w:r>
        <w:rPr>
          <w:lang w:val="fi-FI"/>
        </w:rPr>
        <w:t xml:space="preserve"> 19, joka aiheuttaa </w:t>
      </w:r>
      <w:proofErr w:type="spellStart"/>
      <w:r>
        <w:rPr>
          <w:lang w:val="fi-FI"/>
        </w:rPr>
        <w:t>missense</w:t>
      </w:r>
      <w:proofErr w:type="spellEnd"/>
      <w:r>
        <w:rPr>
          <w:lang w:val="fi-FI"/>
        </w:rPr>
        <w:t xml:space="preserve">-mutaation ja </w:t>
      </w:r>
      <w:proofErr w:type="spellStart"/>
      <w:r>
        <w:rPr>
          <w:lang w:val="fi-FI"/>
        </w:rPr>
        <w:t>arginiini-proliini</w:t>
      </w:r>
      <w:proofErr w:type="spellEnd"/>
      <w:r>
        <w:rPr>
          <w:lang w:val="fi-FI"/>
        </w:rPr>
        <w:t xml:space="preserve"> -substituution </w:t>
      </w:r>
      <w:r>
        <w:rPr>
          <w:lang w:val="fi-FI"/>
        </w:rPr>
        <w:fldChar w:fldCharType="begin" w:fldLock="1"/>
      </w:r>
      <w:r>
        <w:rPr>
          <w:lang w:val="fi-FI"/>
        </w:rPr>
        <w:instrText>ADDIN CSL_CITATION {"citationItems":[{"id":"ITEM-1","itemData":{"DOI":"10.1007/s12017-007-8019-5","ISSN":"1559-1174","abstract":"Familial dysautonomia (FD) is a sensory and autonomic neuropathy that affects the development and survival of sensory, sympathetic, and some parasympathetic neurons. It is autosomally inherited and occurs almost exclusively among individuals of Ashkenazi Jewish descent. The pathological and clinical manisfestations of FD have been extensively studied and therapeutic modalities have, until recently, focused primarily on addressing the symptoms experienced by those with this fatal disorder. The primary FD-causing mutation is an intronic nucleotide substitution that alters the splicing of the IKBKAP-derived transcript. Recent efforts have resulted in the development of new therapeutic modalities that facilitate the increased production of the correctly spliced transcript and mitigate the symptoms of those with FD. Furthermore, the recent demonstration of the reduced presence of monoamine oxidase A in cells and tissues of individuals with FD has provided new insight into the cause of hypertensive crises experienced by these patients.","author":[{"dropping-particle":"","family":"Rubin","given":"Berish Y","non-dropping-particle":"","parse-names":false,"suffix":""},{"dropping-particle":"","family":"Anderson","given":"Sylvia L","non-dropping-particle":"","parse-names":false,"suffix":""}],"container-title":"NeuroMolecular Medicine","id":"ITEM-1","issue":"3","issued":{"date-parts":[["2008"]]},"note":"ID: Rubin2008","page":"148-156","title":"The Molecular Basis of Familial Dysautonomia: Overview, New Discoveries and Implications for Directed Therapies","type":"article-journal","volume":"10"},"uris":["http://www.mendeley.com/documents/?uuid=46286d8d-c8e1-4446-9fe7-0e658ff379a8"]}],"mendeley":{"formattedCitation":"(&lt;span style=\"baseline\"&gt;Rubin ja Anderson&lt;/span&gt;, 2008)","plainTextFormattedCitation":"(Rubin ja Anderson, 2008)","previouslyFormattedCitation":"(&lt;span style=\"baseline\"&gt;Rubin ja Anderson&lt;/span&gt;, 2008)"},"properties":{"noteIndex":0},"schema":"https://github.com/citation-style-language/schema/raw/master/csl-citation.json"}</w:instrText>
      </w:r>
      <w:r>
        <w:rPr>
          <w:lang w:val="fi-FI"/>
        </w:rPr>
        <w:fldChar w:fldCharType="separate"/>
      </w:r>
      <w:r w:rsidRPr="00671D3C">
        <w:rPr>
          <w:noProof/>
          <w:lang w:val="fi-FI"/>
        </w:rPr>
        <w:t>(Rubin ja Anderson, 2008)</w:t>
      </w:r>
      <w:r>
        <w:rPr>
          <w:lang w:val="fi-FI"/>
        </w:rPr>
        <w:fldChar w:fldCharType="end"/>
      </w:r>
      <w:r>
        <w:rPr>
          <w:lang w:val="fi-FI"/>
        </w:rPr>
        <w:t>.</w:t>
      </w:r>
    </w:p>
    <w:p w14:paraId="6696C493" w14:textId="77777777" w:rsidR="00E855A2" w:rsidRDefault="00AA5E8B" w:rsidP="00AA5E8B">
      <w:pPr>
        <w:pStyle w:val="Heading2"/>
        <w:divId w:val="1791391697"/>
        <w:rPr>
          <w:lang w:val="fi-FI"/>
        </w:rPr>
      </w:pPr>
      <w:bookmarkStart w:id="35" w:name="_Toc532849133"/>
      <w:r>
        <w:rPr>
          <w:lang w:val="fi-FI"/>
        </w:rPr>
        <w:t xml:space="preserve">5.2 </w:t>
      </w:r>
      <w:proofErr w:type="spellStart"/>
      <w:r>
        <w:rPr>
          <w:lang w:val="fi-FI"/>
        </w:rPr>
        <w:t>Kystinen</w:t>
      </w:r>
      <w:proofErr w:type="spellEnd"/>
      <w:r>
        <w:rPr>
          <w:lang w:val="fi-FI"/>
        </w:rPr>
        <w:t xml:space="preserve"> </w:t>
      </w:r>
      <w:proofErr w:type="spellStart"/>
      <w:r>
        <w:rPr>
          <w:lang w:val="fi-FI"/>
        </w:rPr>
        <w:t>fibroosi</w:t>
      </w:r>
      <w:proofErr w:type="spellEnd"/>
      <w:r>
        <w:rPr>
          <w:lang w:val="fi-FI"/>
        </w:rPr>
        <w:t xml:space="preserve"> (tyypin II</w:t>
      </w:r>
      <w:r w:rsidR="00D03351">
        <w:rPr>
          <w:lang w:val="fi-FI"/>
        </w:rPr>
        <w:t xml:space="preserve"> ja tyypin IV</w:t>
      </w:r>
      <w:r>
        <w:rPr>
          <w:lang w:val="fi-FI"/>
        </w:rPr>
        <w:t xml:space="preserve"> mutaatio</w:t>
      </w:r>
      <w:r w:rsidR="00D03351">
        <w:rPr>
          <w:lang w:val="fi-FI"/>
        </w:rPr>
        <w:t>t</w:t>
      </w:r>
      <w:r>
        <w:rPr>
          <w:lang w:val="fi-FI"/>
        </w:rPr>
        <w:t>)</w:t>
      </w:r>
      <w:bookmarkEnd w:id="35"/>
    </w:p>
    <w:p w14:paraId="41002E6B" w14:textId="77777777" w:rsidR="00C76F7C" w:rsidRPr="00C76F7C" w:rsidRDefault="002D1263" w:rsidP="00C76F7C">
      <w:pPr>
        <w:divId w:val="1791391697"/>
        <w:rPr>
          <w:lang w:val="fi-FI"/>
        </w:rPr>
      </w:pPr>
      <w:r>
        <w:rPr>
          <w:lang w:val="fi-FI"/>
        </w:rPr>
        <w:t>-</w:t>
      </w:r>
    </w:p>
    <w:p w14:paraId="3F0191BE" w14:textId="77777777" w:rsidR="008B429A" w:rsidRDefault="008B429A" w:rsidP="008B429A">
      <w:pPr>
        <w:pStyle w:val="Heading2"/>
        <w:divId w:val="1791391697"/>
        <w:rPr>
          <w:lang w:val="fi-FI"/>
        </w:rPr>
      </w:pPr>
      <w:bookmarkStart w:id="36" w:name="_Toc532590957"/>
      <w:bookmarkStart w:id="37" w:name="_Toc532849134"/>
      <w:r>
        <w:rPr>
          <w:lang w:val="fi-FI"/>
        </w:rPr>
        <w:t xml:space="preserve">5.3 </w:t>
      </w:r>
      <w:proofErr w:type="spellStart"/>
      <w:r>
        <w:rPr>
          <w:lang w:val="fi-FI"/>
        </w:rPr>
        <w:t>Hutchinson-Gilfordin</w:t>
      </w:r>
      <w:proofErr w:type="spellEnd"/>
      <w:r>
        <w:rPr>
          <w:lang w:val="fi-FI"/>
        </w:rPr>
        <w:t xml:space="preserve"> syndrooma</w:t>
      </w:r>
      <w:bookmarkEnd w:id="36"/>
      <w:r w:rsidR="00331573">
        <w:rPr>
          <w:lang w:val="fi-FI"/>
        </w:rPr>
        <w:t xml:space="preserve"> (tyypin III mutaatio)</w:t>
      </w:r>
      <w:bookmarkEnd w:id="37"/>
    </w:p>
    <w:p w14:paraId="3A40FBD1" w14:textId="77777777" w:rsidR="008B429A" w:rsidRDefault="008B429A" w:rsidP="008B429A">
      <w:pPr>
        <w:divId w:val="1791391697"/>
        <w:rPr>
          <w:lang w:val="fi-FI"/>
        </w:rPr>
      </w:pPr>
      <w:proofErr w:type="spellStart"/>
      <w:r>
        <w:rPr>
          <w:lang w:val="fi-FI"/>
        </w:rPr>
        <w:t>Hutchinson-Gilfordin</w:t>
      </w:r>
      <w:proofErr w:type="spellEnd"/>
      <w:r>
        <w:rPr>
          <w:lang w:val="fi-FI"/>
        </w:rPr>
        <w:t xml:space="preserve"> syndrooma on hyvin harvinainen geneettinen sairaus. Tautia pidetään </w:t>
      </w:r>
      <w:proofErr w:type="spellStart"/>
      <w:r>
        <w:rPr>
          <w:lang w:val="fi-FI"/>
        </w:rPr>
        <w:t>autosomaalisesti</w:t>
      </w:r>
      <w:proofErr w:type="spellEnd"/>
      <w:r>
        <w:rPr>
          <w:lang w:val="fi-FI"/>
        </w:rPr>
        <w:t xml:space="preserve"> dominanttina, mutta lähes kaikki tapaukset ovat olleet </w:t>
      </w:r>
      <w:r w:rsidRPr="009F0D75">
        <w:rPr>
          <w:i/>
          <w:lang w:val="fi-FI"/>
        </w:rPr>
        <w:t xml:space="preserve">de </w:t>
      </w:r>
      <w:proofErr w:type="spellStart"/>
      <w:r w:rsidRPr="009F0D75">
        <w:rPr>
          <w:i/>
          <w:lang w:val="fi-FI"/>
        </w:rPr>
        <w:t>novo</w:t>
      </w:r>
      <w:proofErr w:type="spellEnd"/>
      <w:r>
        <w:rPr>
          <w:lang w:val="fi-FI"/>
        </w:rPr>
        <w:t xml:space="preserve"> </w:t>
      </w:r>
      <w:r>
        <w:rPr>
          <w:lang w:val="fi-FI"/>
        </w:rPr>
        <w:lastRenderedPageBreak/>
        <w:t>-mutaatioista johtuvia ilman suvusta periytyvää taustaa. Tauti ei ole yleensä periytyvä, sillä sitä sairastavat kuolevat yleensä ennen lisääntymisikää. Tautia on todettu vain hieman yli 100 tapausta vuoden 1886 jälkeen, jolloin tauti</w:t>
      </w:r>
      <w:r w:rsidR="002D1263">
        <w:rPr>
          <w:lang w:val="fi-FI"/>
        </w:rPr>
        <w:t xml:space="preserve"> ensimmäistä kertaa</w:t>
      </w:r>
      <w:r>
        <w:rPr>
          <w:lang w:val="fi-FI"/>
        </w:rPr>
        <w:t xml:space="preserve"> on kuvattu. Taudin esiintyvyys on noin </w:t>
      </w:r>
      <w:r w:rsidR="009B7434">
        <w:rPr>
          <w:lang w:val="fi-FI"/>
        </w:rPr>
        <w:t>1:4 000 000</w:t>
      </w:r>
      <w:r w:rsidR="00474E99">
        <w:rPr>
          <w:lang w:val="fi-FI"/>
        </w:rPr>
        <w:t xml:space="preserve"> syntyneistä</w:t>
      </w:r>
      <w:r>
        <w:rPr>
          <w:lang w:val="fi-FI"/>
        </w:rPr>
        <w:t xml:space="preserve"> </w:t>
      </w:r>
      <w:r w:rsidR="00135D87">
        <w:rPr>
          <w:lang w:val="fi-FI"/>
        </w:rPr>
        <w:fldChar w:fldCharType="begin" w:fldLock="1"/>
      </w:r>
      <w:r w:rsidR="00D56517">
        <w:rPr>
          <w:lang w:val="fi-FI"/>
        </w:rPr>
        <w:instrText>ADDIN CSL_CITATION {"citationItems":[{"id":"ITEM-1","itemData":{"DOI":"10.1111/j.1399-0004.2004.00315.x","ISSN":"0009-9163","abstract":"Hutchinson?Gilford progeria syndrome (HGPS) is an extremely rare genetic disorder that causes premature, rapid aging shortly after birth. Recently, de novo point mutations in the Lmna gene have been found in individuals with HGPS. Lmna encodes lamin A and C, the A-type lamins, which are an important structural component of the nuclear envelope. The most common HGPS mutation is located at codon 608 (G608G). This mutation creates a cryptic splice site within exon 11, which deletes a proteolytic cleavage site within the expressed mutant lamin A. Incomplete processing of prelamin A results in nuclear lamina abnormalities that can be observed in immunofluorescent studies of HGPS cells. Mouse models, such as Lmna knockout, Zmpste24 knockout, and Lmna L530P knockin will help the study of progeria. Lmna mutations have also recently been found in patients with atypical forms of progeria. The discovery of the HGPS mutations brings the total number of diseases caused by mutant Lmna to nine, underscoring the astonishing spectrum of laminopathies. Future research into HGPS could also provide important clues about the general process of aging and aging-related diseases.","author":[{"dropping-particle":"","family":"Pollex","given":"R L","non-dropping-particle":"","parse-names":false,"suffix":""},{"dropping-particle":"","family":"Hegele","given":"R A","non-dropping-particle":"","parse-names":false,"suffix":""}],"container-title":"Clinical genetics","id":"ITEM-1","issue":"5","issued":{"date-parts":[["2004"]]},"note":"doi: 10.1111/j.1399-0004.2004.00315.x; 10","page":"375-381","publisher":"Wiley/Blackwell (10.1111)","title":"Hutchinson–Gilford progeria syndrome","type":"article-journal","volume":"66"},"uris":["http://www.mendeley.com/documents/?uuid=61a4c74c-0835-4b63-8635-7cc408476869"]}],"mendeley":{"formattedCitation":"(&lt;span style=\"baseline\"&gt;Pollex ja Hegele&lt;/span&gt;, 2004)","plainTextFormattedCitation":"(Pollex ja Hegele, 2004)","previouslyFormattedCitation":"(&lt;span style=\"baseline\"&gt;Pollex ja Hegele&lt;/span&gt;, 2004)"},"properties":{"noteIndex":0},"schema":"https://github.com/citation-style-language/schema/raw/master/csl-citation.json"}</w:instrText>
      </w:r>
      <w:r w:rsidR="00135D87">
        <w:rPr>
          <w:lang w:val="fi-FI"/>
        </w:rPr>
        <w:fldChar w:fldCharType="separate"/>
      </w:r>
      <w:r w:rsidR="00135D87" w:rsidRPr="00135D87">
        <w:rPr>
          <w:noProof/>
          <w:lang w:val="fi-FI"/>
        </w:rPr>
        <w:t>(Pollex ja Hegele, 2004)</w:t>
      </w:r>
      <w:r w:rsidR="00135D87">
        <w:rPr>
          <w:lang w:val="fi-FI"/>
        </w:rPr>
        <w:fldChar w:fldCharType="end"/>
      </w:r>
      <w:r>
        <w:rPr>
          <w:lang w:val="fi-FI"/>
        </w:rPr>
        <w:t>.</w:t>
      </w:r>
    </w:p>
    <w:p w14:paraId="6A0959F0" w14:textId="77777777" w:rsidR="008B429A" w:rsidRDefault="008B429A" w:rsidP="008B429A">
      <w:pPr>
        <w:divId w:val="1791391697"/>
        <w:rPr>
          <w:lang w:val="fi-FI"/>
        </w:rPr>
      </w:pPr>
      <w:r>
        <w:rPr>
          <w:lang w:val="fi-FI"/>
        </w:rPr>
        <w:tab/>
      </w:r>
      <w:proofErr w:type="spellStart"/>
      <w:r>
        <w:rPr>
          <w:lang w:val="fi-FI"/>
        </w:rPr>
        <w:t>Hutchinson-Gilfordin</w:t>
      </w:r>
      <w:proofErr w:type="spellEnd"/>
      <w:r>
        <w:rPr>
          <w:lang w:val="fi-FI"/>
        </w:rPr>
        <w:t xml:space="preserve"> syndroomaa</w:t>
      </w:r>
      <w:r w:rsidR="006F37D6">
        <w:rPr>
          <w:lang w:val="fi-FI"/>
        </w:rPr>
        <w:t xml:space="preserve"> on </w:t>
      </w:r>
      <w:proofErr w:type="spellStart"/>
      <w:r w:rsidR="006F37D6">
        <w:rPr>
          <w:lang w:val="fi-FI"/>
        </w:rPr>
        <w:t>progeria</w:t>
      </w:r>
      <w:proofErr w:type="spellEnd"/>
      <w:r w:rsidR="006F37D6">
        <w:rPr>
          <w:lang w:val="fi-FI"/>
        </w:rPr>
        <w:t>, eli</w:t>
      </w:r>
      <w:r>
        <w:rPr>
          <w:lang w:val="fi-FI"/>
        </w:rPr>
        <w:t xml:space="preserve"> sairastavat alkavat ilmentää ennenaikaisen ikääntymisen merkkejä</w:t>
      </w:r>
      <w:r w:rsidR="00CD58BC">
        <w:rPr>
          <w:lang w:val="fi-FI"/>
        </w:rPr>
        <w:t xml:space="preserve"> jo</w:t>
      </w:r>
      <w:r>
        <w:rPr>
          <w:lang w:val="fi-FI"/>
        </w:rPr>
        <w:t xml:space="preserve"> alle vuoden iässä. Yleisiä oireita ovat hiustenlähtö, pieni leuka, suuret korvat ja epäsuhtaiset kasvonpiirteet. Iho näyttää ryppyiseltä ja ikääntyneeltä. Keskimääräinen </w:t>
      </w:r>
      <w:proofErr w:type="spellStart"/>
      <w:r>
        <w:rPr>
          <w:lang w:val="fi-FI"/>
        </w:rPr>
        <w:t>kuolinikä</w:t>
      </w:r>
      <w:proofErr w:type="spellEnd"/>
      <w:r>
        <w:rPr>
          <w:lang w:val="fi-FI"/>
        </w:rPr>
        <w:t xml:space="preserve"> on 13 ja kuoleman syynä on yleensä sydän- ja verisuonisairaudet. Tauti aiheuttaa myös muita, yleensä ikääntymiseen assosioituvia </w:t>
      </w:r>
      <w:r w:rsidR="000C690A">
        <w:rPr>
          <w:lang w:val="fi-FI"/>
        </w:rPr>
        <w:t>oireita</w:t>
      </w:r>
      <w:r>
        <w:rPr>
          <w:lang w:val="fi-FI"/>
        </w:rPr>
        <w:t>, kuten niveltulehduksia, hengityselimistön sekä sydän- ja verisuonielimistön sairauksia</w:t>
      </w:r>
      <w:r w:rsidR="00135D87">
        <w:rPr>
          <w:lang w:val="fi-FI"/>
        </w:rPr>
        <w:t xml:space="preserve"> </w:t>
      </w:r>
      <w:r w:rsidR="00135D87">
        <w:rPr>
          <w:lang w:val="fi-FI"/>
        </w:rPr>
        <w:fldChar w:fldCharType="begin" w:fldLock="1"/>
      </w:r>
      <w:r w:rsidR="00135D87">
        <w:rPr>
          <w:lang w:val="fi-FI"/>
        </w:rPr>
        <w:instrText>ADDIN CSL_CITATION {"citationItems":[{"id":"ITEM-1","itemData":{"DOI":"10.1111/j.1399-0004.2004.00315.x","ISSN":"0009-9163","abstract":"Hutchinson?Gilford progeria syndrome (HGPS) is an extremely rare genetic disorder that causes premature, rapid aging shortly after birth. Recently, de novo point mutations in the Lmna gene have been found in individuals with HGPS. Lmna encodes lamin A and C, the A-type lamins, which are an important structural component of the nuclear envelope. The most common HGPS mutation is located at codon 608 (G608G). This mutation creates a cryptic splice site within exon 11, which deletes a proteolytic cleavage site within the expressed mutant lamin A. Incomplete processing of prelamin A results in nuclear lamina abnormalities that can be observed in immunofluorescent studies of HGPS cells. Mouse models, such as Lmna knockout, Zmpste24 knockout, and Lmna L530P knockin will help the study of progeria. Lmna mutations have also recently been found in patients with atypical forms of progeria. The discovery of the HGPS mutations brings the total number of diseases caused by mutant Lmna to nine, underscoring the astonishing spectrum of laminopathies. Future research into HGPS could also provide important clues about the general process of aging and aging-related diseases.","author":[{"dropping-particle":"","family":"Pollex","given":"R L","non-dropping-particle":"","parse-names":false,"suffix":""},{"dropping-particle":"","family":"Hegele","given":"R A","non-dropping-particle":"","parse-names":false,"suffix":""}],"container-title":"Clinical genetics","id":"ITEM-1","issue":"5","issued":{"date-parts":[["2004"]]},"note":"doi: 10.1111/j.1399-0004.2004.00315.x; 10","page":"375-381","publisher":"Wiley/Blackwell (10.1111)","title":"Hutchinson–Gilford progeria syndrome","type":"article-journal","volume":"66"},"uris":["http://www.mendeley.com/documents/?uuid=61a4c74c-0835-4b63-8635-7cc408476869"]}],"mendeley":{"formattedCitation":"(&lt;span style=\"baseline\"&gt;Pollex ja Hegele&lt;/span&gt;, 2004)","plainTextFormattedCitation":"(Pollex ja Hegele, 2004)","previouslyFormattedCitation":"(&lt;span style=\"baseline\"&gt;Pollex ja Hegele&lt;/span&gt;, 2004)"},"properties":{"noteIndex":0},"schema":"https://github.com/citation-style-language/schema/raw/master/csl-citation.json"}</w:instrText>
      </w:r>
      <w:r w:rsidR="00135D87">
        <w:rPr>
          <w:lang w:val="fi-FI"/>
        </w:rPr>
        <w:fldChar w:fldCharType="separate"/>
      </w:r>
      <w:r w:rsidR="00135D87" w:rsidRPr="00135D87">
        <w:rPr>
          <w:noProof/>
          <w:lang w:val="fi-FI"/>
        </w:rPr>
        <w:t>(Pollex ja Hegele, 2004)</w:t>
      </w:r>
      <w:r w:rsidR="00135D87">
        <w:rPr>
          <w:lang w:val="fi-FI"/>
        </w:rPr>
        <w:fldChar w:fldCharType="end"/>
      </w:r>
      <w:r w:rsidR="00135D87">
        <w:rPr>
          <w:lang w:val="fi-FI"/>
        </w:rPr>
        <w:t>.</w:t>
      </w:r>
    </w:p>
    <w:p w14:paraId="03CC444D" w14:textId="00E105D5" w:rsidR="00B6412E" w:rsidRDefault="008B429A" w:rsidP="00B6412E">
      <w:pPr>
        <w:divId w:val="1791391697"/>
        <w:rPr>
          <w:lang w:val="fi-FI"/>
        </w:rPr>
      </w:pPr>
      <w:r>
        <w:rPr>
          <w:lang w:val="fi-FI"/>
        </w:rPr>
        <w:tab/>
      </w:r>
      <w:proofErr w:type="spellStart"/>
      <w:r>
        <w:rPr>
          <w:lang w:val="fi-FI"/>
        </w:rPr>
        <w:t>Hutchinson-Gilfordin</w:t>
      </w:r>
      <w:proofErr w:type="spellEnd"/>
      <w:r>
        <w:rPr>
          <w:lang w:val="fi-FI"/>
        </w:rPr>
        <w:t xml:space="preserve"> syndrooma johtuu mutaatiosta </w:t>
      </w:r>
      <w:r>
        <w:rPr>
          <w:i/>
          <w:lang w:val="fi-FI"/>
        </w:rPr>
        <w:t xml:space="preserve">LMNA </w:t>
      </w:r>
      <w:r>
        <w:rPr>
          <w:lang w:val="fi-FI"/>
        </w:rPr>
        <w:t xml:space="preserve">-geenissä. </w:t>
      </w:r>
      <w:r>
        <w:rPr>
          <w:i/>
          <w:lang w:val="fi-FI"/>
        </w:rPr>
        <w:t xml:space="preserve">LMNA </w:t>
      </w:r>
      <w:r>
        <w:rPr>
          <w:lang w:val="fi-FI"/>
        </w:rPr>
        <w:t xml:space="preserve">koodaa </w:t>
      </w:r>
      <w:proofErr w:type="spellStart"/>
      <w:r>
        <w:rPr>
          <w:lang w:val="fi-FI"/>
        </w:rPr>
        <w:t>lamiini</w:t>
      </w:r>
      <w:proofErr w:type="spellEnd"/>
      <w:r>
        <w:rPr>
          <w:lang w:val="fi-FI"/>
        </w:rPr>
        <w:t xml:space="preserve">-proteiinia, joka osallistuu tumalevyn muodostumiseen. Tumalevy ylläpitää tuman rakenteellista eheyttä ja toimii suojakuorena tuman ja sytoplasman välillä. </w:t>
      </w:r>
      <w:r>
        <w:rPr>
          <w:i/>
          <w:lang w:val="fi-FI"/>
        </w:rPr>
        <w:t xml:space="preserve">LMNA </w:t>
      </w:r>
      <w:r>
        <w:rPr>
          <w:lang w:val="fi-FI"/>
        </w:rPr>
        <w:t xml:space="preserve">-geenistä tuotetaan vaihtoehtoisen silmukoinnin kautta neljää eri proteiinituotetta, </w:t>
      </w:r>
      <w:proofErr w:type="spellStart"/>
      <w:r>
        <w:rPr>
          <w:lang w:val="fi-FI"/>
        </w:rPr>
        <w:t>Lamiini</w:t>
      </w:r>
      <w:proofErr w:type="spellEnd"/>
      <w:r>
        <w:rPr>
          <w:lang w:val="fi-FI"/>
        </w:rPr>
        <w:t xml:space="preserve"> A, C, A</w:t>
      </w:r>
      <w:r w:rsidRPr="00CD440A">
        <w:rPr>
          <w:lang w:val="fi-FI"/>
        </w:rPr>
        <w:t>∆</w:t>
      </w:r>
      <w:r>
        <w:rPr>
          <w:lang w:val="fi-FI"/>
        </w:rPr>
        <w:t xml:space="preserve">10 ja C2. </w:t>
      </w:r>
      <w:r>
        <w:rPr>
          <w:i/>
          <w:lang w:val="fi-FI"/>
        </w:rPr>
        <w:t xml:space="preserve">LMNA </w:t>
      </w:r>
      <w:r>
        <w:rPr>
          <w:lang w:val="fi-FI"/>
        </w:rPr>
        <w:t xml:space="preserve">-geenistä on löytynyt kolme eri </w:t>
      </w:r>
      <w:r w:rsidRPr="00E70238">
        <w:rPr>
          <w:i/>
          <w:lang w:val="fi-FI"/>
        </w:rPr>
        <w:t xml:space="preserve">de </w:t>
      </w:r>
      <w:proofErr w:type="spellStart"/>
      <w:r w:rsidRPr="00E70238">
        <w:rPr>
          <w:i/>
          <w:lang w:val="fi-FI"/>
        </w:rPr>
        <w:t>novo</w:t>
      </w:r>
      <w:proofErr w:type="spellEnd"/>
      <w:r>
        <w:rPr>
          <w:lang w:val="fi-FI"/>
        </w:rPr>
        <w:t xml:space="preserve"> -pistemutaatiota, jotka assosioituvat </w:t>
      </w:r>
      <w:proofErr w:type="spellStart"/>
      <w:r>
        <w:rPr>
          <w:lang w:val="fi-FI"/>
        </w:rPr>
        <w:t>Hutchinson-Gilfordin</w:t>
      </w:r>
      <w:proofErr w:type="spellEnd"/>
      <w:r>
        <w:rPr>
          <w:lang w:val="fi-FI"/>
        </w:rPr>
        <w:t xml:space="preserve"> syndroomaan: </w:t>
      </w:r>
      <w:proofErr w:type="gramStart"/>
      <w:ins w:id="38" w:author="Pelin, Katarina B" w:date="2018-12-19T15:43:00Z">
        <w:r w:rsidR="00880F5D">
          <w:rPr>
            <w:lang w:val="fi-FI"/>
          </w:rPr>
          <w:t>p.</w:t>
        </w:r>
      </w:ins>
      <w:r>
        <w:rPr>
          <w:lang w:val="fi-FI"/>
        </w:rPr>
        <w:t>G</w:t>
      </w:r>
      <w:proofErr w:type="gramEnd"/>
      <w:r>
        <w:rPr>
          <w:lang w:val="fi-FI"/>
        </w:rPr>
        <w:t>608G eli C&gt;T -</w:t>
      </w:r>
      <w:proofErr w:type="spellStart"/>
      <w:r>
        <w:rPr>
          <w:lang w:val="fi-FI"/>
        </w:rPr>
        <w:t>transitio</w:t>
      </w:r>
      <w:proofErr w:type="spellEnd"/>
      <w:r>
        <w:rPr>
          <w:lang w:val="fi-FI"/>
        </w:rPr>
        <w:t xml:space="preserve"> </w:t>
      </w:r>
      <w:proofErr w:type="spellStart"/>
      <w:r>
        <w:rPr>
          <w:lang w:val="fi-FI"/>
        </w:rPr>
        <w:t>kodonissa</w:t>
      </w:r>
      <w:proofErr w:type="spellEnd"/>
      <w:r>
        <w:rPr>
          <w:lang w:val="fi-FI"/>
        </w:rPr>
        <w:t xml:space="preserve"> 608, </w:t>
      </w:r>
      <w:ins w:id="39" w:author="Pelin, Katarina B" w:date="2018-12-19T15:43:00Z">
        <w:r w:rsidR="00880F5D">
          <w:rPr>
            <w:lang w:val="fi-FI"/>
          </w:rPr>
          <w:t>p.</w:t>
        </w:r>
      </w:ins>
      <w:r>
        <w:rPr>
          <w:lang w:val="fi-FI"/>
        </w:rPr>
        <w:t>G608C eli G</w:t>
      </w:r>
      <w:r w:rsidR="00DD17FA">
        <w:rPr>
          <w:lang w:val="fi-FI"/>
        </w:rPr>
        <w:t>&gt;</w:t>
      </w:r>
      <w:r>
        <w:rPr>
          <w:lang w:val="fi-FI"/>
        </w:rPr>
        <w:t xml:space="preserve">A </w:t>
      </w:r>
      <w:proofErr w:type="spellStart"/>
      <w:r>
        <w:rPr>
          <w:lang w:val="fi-FI"/>
        </w:rPr>
        <w:t>transitio</w:t>
      </w:r>
      <w:proofErr w:type="spellEnd"/>
      <w:r>
        <w:rPr>
          <w:lang w:val="fi-FI"/>
        </w:rPr>
        <w:t xml:space="preserve"> </w:t>
      </w:r>
      <w:proofErr w:type="spellStart"/>
      <w:r>
        <w:rPr>
          <w:lang w:val="fi-FI"/>
        </w:rPr>
        <w:t>kodonissa</w:t>
      </w:r>
      <w:proofErr w:type="spellEnd"/>
      <w:r>
        <w:rPr>
          <w:lang w:val="fi-FI"/>
        </w:rPr>
        <w:t xml:space="preserve"> 608, sekä </w:t>
      </w:r>
      <w:ins w:id="40" w:author="Pelin, Katarina B" w:date="2018-12-19T15:43:00Z">
        <w:r w:rsidR="00880F5D">
          <w:rPr>
            <w:lang w:val="fi-FI"/>
          </w:rPr>
          <w:t>p.</w:t>
        </w:r>
      </w:ins>
      <w:r>
        <w:rPr>
          <w:lang w:val="fi-FI"/>
        </w:rPr>
        <w:t>E145K G</w:t>
      </w:r>
      <w:r w:rsidR="009D67F0">
        <w:rPr>
          <w:lang w:val="fi-FI"/>
        </w:rPr>
        <w:t>&gt;</w:t>
      </w:r>
      <w:r>
        <w:rPr>
          <w:lang w:val="fi-FI"/>
        </w:rPr>
        <w:t xml:space="preserve">A </w:t>
      </w:r>
      <w:proofErr w:type="spellStart"/>
      <w:r>
        <w:rPr>
          <w:lang w:val="fi-FI"/>
        </w:rPr>
        <w:lastRenderedPageBreak/>
        <w:t>transitio</w:t>
      </w:r>
      <w:proofErr w:type="spellEnd"/>
      <w:r>
        <w:rPr>
          <w:lang w:val="fi-FI"/>
        </w:rPr>
        <w:t xml:space="preserve"> </w:t>
      </w:r>
      <w:proofErr w:type="spellStart"/>
      <w:r>
        <w:rPr>
          <w:lang w:val="fi-FI"/>
        </w:rPr>
        <w:t>kodonissa</w:t>
      </w:r>
      <w:proofErr w:type="spellEnd"/>
      <w:r>
        <w:rPr>
          <w:lang w:val="fi-FI"/>
        </w:rPr>
        <w:t xml:space="preserve"> 145</w:t>
      </w:r>
      <w:r w:rsidR="003B36D5">
        <w:rPr>
          <w:lang w:val="fi-FI"/>
        </w:rPr>
        <w:t>.</w:t>
      </w:r>
      <w:r>
        <w:rPr>
          <w:lang w:val="fi-FI"/>
        </w:rPr>
        <w:t xml:space="preserve"> Yli 90 %:a tapauksista kyseessä on mutaatio </w:t>
      </w:r>
      <w:ins w:id="41" w:author="Pelin, Katarina B" w:date="2018-12-19T15:43:00Z">
        <w:r w:rsidR="00880F5D">
          <w:rPr>
            <w:lang w:val="fi-FI"/>
          </w:rPr>
          <w:t>p.</w:t>
        </w:r>
      </w:ins>
      <w:r>
        <w:rPr>
          <w:lang w:val="fi-FI"/>
        </w:rPr>
        <w:t xml:space="preserve">G608G. Kyseinen mutaatio on </w:t>
      </w:r>
      <w:proofErr w:type="spellStart"/>
      <w:r>
        <w:rPr>
          <w:lang w:val="fi-FI"/>
        </w:rPr>
        <w:t>CpG</w:t>
      </w:r>
      <w:proofErr w:type="spellEnd"/>
      <w:r>
        <w:rPr>
          <w:lang w:val="fi-FI"/>
        </w:rPr>
        <w:t xml:space="preserve">-saarekkeessa, jossa </w:t>
      </w:r>
      <w:proofErr w:type="spellStart"/>
      <w:r>
        <w:rPr>
          <w:lang w:val="fi-FI"/>
        </w:rPr>
        <w:t>metyloitu</w:t>
      </w:r>
      <w:proofErr w:type="spellEnd"/>
      <w:r>
        <w:rPr>
          <w:lang w:val="fi-FI"/>
        </w:rPr>
        <w:t xml:space="preserve"> </w:t>
      </w:r>
      <w:proofErr w:type="spellStart"/>
      <w:r>
        <w:rPr>
          <w:lang w:val="fi-FI"/>
        </w:rPr>
        <w:t>sytosiini</w:t>
      </w:r>
      <w:proofErr w:type="spellEnd"/>
      <w:r>
        <w:rPr>
          <w:lang w:val="fi-FI"/>
        </w:rPr>
        <w:t xml:space="preserve"> </w:t>
      </w:r>
      <w:proofErr w:type="spellStart"/>
      <w:r>
        <w:rPr>
          <w:lang w:val="fi-FI"/>
        </w:rPr>
        <w:t>deaminoidaan</w:t>
      </w:r>
      <w:proofErr w:type="spellEnd"/>
      <w:r>
        <w:rPr>
          <w:lang w:val="fi-FI"/>
        </w:rPr>
        <w:t xml:space="preserve"> helposti </w:t>
      </w:r>
      <w:proofErr w:type="spellStart"/>
      <w:r>
        <w:rPr>
          <w:lang w:val="fi-FI"/>
        </w:rPr>
        <w:t>tymiiniksi</w:t>
      </w:r>
      <w:proofErr w:type="spellEnd"/>
      <w:r>
        <w:rPr>
          <w:lang w:val="fi-FI"/>
        </w:rPr>
        <w:t xml:space="preserve"> ja kopioidaan replikaatiossa, joka voi selittää tämän mutaation yleisyyttä</w:t>
      </w:r>
      <w:r w:rsidR="003B36D5">
        <w:rPr>
          <w:lang w:val="fi-FI"/>
        </w:rPr>
        <w:t xml:space="preserve"> </w:t>
      </w:r>
      <w:commentRangeStart w:id="42"/>
      <w:r w:rsidR="003B36D5">
        <w:rPr>
          <w:lang w:val="fi-FI"/>
        </w:rPr>
        <w:fldChar w:fldCharType="begin" w:fldLock="1"/>
      </w:r>
      <w:r w:rsidR="00135D87">
        <w:rPr>
          <w:lang w:val="fi-FI"/>
        </w:rPr>
        <w:instrText>ADDIN CSL_CITATION {"citationItems":[{"id":"ITEM-1","itemData":{"DOI":"10.1111/j.1399-0004.2004.00315.x","ISSN":"0009-9163","abstract":"Hutchinson?Gilford progeria syndrome (HGPS) is an extremely rare genetic disorder that causes premature, rapid aging shortly after birth. Recently, de novo point mutations in the Lmna gene have been found in individuals with HGPS. Lmna encodes lamin A and C, the A-type lamins, which are an important structural component of the nuclear envelope. The most common HGPS mutation is located at codon 608 (G608G). This mutation creates a cryptic splice site within exon 11, which deletes a proteolytic cleavage site within the expressed mutant lamin A. Incomplete processing of prelamin A results in nuclear lamina abnormalities that can be observed in immunofluorescent studies of HGPS cells. Mouse models, such as Lmna knockout, Zmpste24 knockout, and Lmna L530P knockin will help the study of progeria. Lmna mutations have also recently been found in patients with atypical forms of progeria. The discovery of the HGPS mutations brings the total number of diseases caused by mutant Lmna to nine, underscoring the astonishing spectrum of laminopathies. Future research into HGPS could also provide important clues about the general process of aging and aging-related diseases.","author":[{"dropping-particle":"","family":"Pollex","given":"R L","non-dropping-particle":"","parse-names":false,"suffix":""},{"dropping-particle":"","family":"Hegele","given":"R A","non-dropping-particle":"","parse-names":false,"suffix":""}],"container-title":"Clinical genetics","id":"ITEM-1","issue":"5","issued":{"date-parts":[["2004"]]},"note":"doi: 10.1111/j.1399-0004.2004.00315.x; 10","page":"375-381","publisher":"Wiley/Blackwell (10.1111)","title":"Hutchinson–Gilford progeria syndrome","type":"article-journal","volume":"66"},"uris":["http://www.mendeley.com/documents/?uuid=61a4c74c-0835-4b63-8635-7cc408476869"]}],"mendeley":{"formattedCitation":"(&lt;span style=\"baseline\"&gt;Pollex ja Hegele&lt;/span&gt;, 2004)","plainTextFormattedCitation":"(Pollex ja Hegele, 2004)","previouslyFormattedCitation":"(&lt;span style=\"baseline\"&gt;Pollex ja Hegele&lt;/span&gt;, 2004)"},"properties":{"noteIndex":0},"schema":"https://github.com/citation-style-language/schema/raw/master/csl-citation.json"}</w:instrText>
      </w:r>
      <w:r w:rsidR="003B36D5">
        <w:rPr>
          <w:lang w:val="fi-FI"/>
        </w:rPr>
        <w:fldChar w:fldCharType="separate"/>
      </w:r>
      <w:r w:rsidR="003B36D5" w:rsidRPr="003B36D5">
        <w:rPr>
          <w:noProof/>
          <w:lang w:val="fi-FI"/>
        </w:rPr>
        <w:t>(Pollex ja Hegele, 2004)</w:t>
      </w:r>
      <w:r w:rsidR="003B36D5">
        <w:rPr>
          <w:lang w:val="fi-FI"/>
        </w:rPr>
        <w:fldChar w:fldCharType="end"/>
      </w:r>
      <w:commentRangeEnd w:id="42"/>
      <w:r w:rsidR="00880F5D">
        <w:rPr>
          <w:rStyle w:val="CommentReference"/>
        </w:rPr>
        <w:commentReference w:id="42"/>
      </w:r>
      <w:r w:rsidR="003B36D5">
        <w:rPr>
          <w:lang w:val="fi-FI"/>
        </w:rPr>
        <w:t>.</w:t>
      </w:r>
    </w:p>
    <w:p w14:paraId="4E64F7F7" w14:textId="2FBF5A3F" w:rsidR="008B429A" w:rsidRDefault="00B6412E" w:rsidP="008B429A">
      <w:pPr>
        <w:divId w:val="1791391697"/>
        <w:rPr>
          <w:lang w:val="fi-FI"/>
        </w:rPr>
      </w:pPr>
      <w:r>
        <w:rPr>
          <w:lang w:val="fi-FI"/>
        </w:rPr>
        <w:tab/>
        <w:t xml:space="preserve">Tautifenotyyppi johtuu siitä, että mutaatio muodostaa kryptisen silmukointikohdan </w:t>
      </w:r>
      <w:proofErr w:type="spellStart"/>
      <w:r>
        <w:rPr>
          <w:lang w:val="fi-FI"/>
        </w:rPr>
        <w:t>kodonin</w:t>
      </w:r>
      <w:proofErr w:type="spellEnd"/>
      <w:r>
        <w:rPr>
          <w:lang w:val="fi-FI"/>
        </w:rPr>
        <w:t xml:space="preserve"> 608 kohdalle. Tämä silmukointikohdan aktivoituminen johtaa silmukointiin keskellä </w:t>
      </w:r>
      <w:proofErr w:type="spellStart"/>
      <w:r>
        <w:rPr>
          <w:lang w:val="fi-FI"/>
        </w:rPr>
        <w:t>eksonia</w:t>
      </w:r>
      <w:proofErr w:type="spellEnd"/>
      <w:r>
        <w:rPr>
          <w:lang w:val="fi-FI"/>
        </w:rPr>
        <w:t xml:space="preserve"> 11, joka johtaa 150 </w:t>
      </w:r>
      <w:proofErr w:type="spellStart"/>
      <w:r>
        <w:rPr>
          <w:lang w:val="fi-FI"/>
        </w:rPr>
        <w:t>nukleotidin</w:t>
      </w:r>
      <w:proofErr w:type="spellEnd"/>
      <w:r>
        <w:rPr>
          <w:lang w:val="fi-FI"/>
        </w:rPr>
        <w:t xml:space="preserve"> </w:t>
      </w:r>
      <w:proofErr w:type="spellStart"/>
      <w:r>
        <w:rPr>
          <w:lang w:val="fi-FI"/>
        </w:rPr>
        <w:t>deleetioon</w:t>
      </w:r>
      <w:proofErr w:type="spellEnd"/>
      <w:r>
        <w:rPr>
          <w:lang w:val="fi-FI"/>
        </w:rPr>
        <w:t xml:space="preserve"> </w:t>
      </w:r>
      <w:proofErr w:type="spellStart"/>
      <w:r>
        <w:rPr>
          <w:lang w:val="fi-FI"/>
        </w:rPr>
        <w:t>eksonin</w:t>
      </w:r>
      <w:proofErr w:type="spellEnd"/>
      <w:r>
        <w:rPr>
          <w:lang w:val="fi-FI"/>
        </w:rPr>
        <w:t xml:space="preserve"> 11 lopusta. Lukukehys silmukoinnin seurauksena pysyy samana, jolloin lopullisessa proteiinituotteessa on noin 50 aminohapon pituinen deleetio </w:t>
      </w:r>
      <w:proofErr w:type="spellStart"/>
      <w:r>
        <w:rPr>
          <w:lang w:val="fi-FI"/>
        </w:rPr>
        <w:t>lamiini</w:t>
      </w:r>
      <w:proofErr w:type="spellEnd"/>
      <w:r>
        <w:rPr>
          <w:lang w:val="fi-FI"/>
        </w:rPr>
        <w:t xml:space="preserve"> A -proteiinissa. </w:t>
      </w:r>
      <w:proofErr w:type="spellStart"/>
      <w:r>
        <w:rPr>
          <w:lang w:val="fi-FI"/>
        </w:rPr>
        <w:t>Immunofluoresenssitutkimuksissa</w:t>
      </w:r>
      <w:proofErr w:type="spellEnd"/>
      <w:r>
        <w:rPr>
          <w:lang w:val="fi-FI"/>
        </w:rPr>
        <w:t xml:space="preserve"> on selvitetty, että 48 %:a HGPS-soluja on tuman rakenteellisia häiriöitä, sekä </w:t>
      </w:r>
      <w:proofErr w:type="spellStart"/>
      <w:r>
        <w:rPr>
          <w:lang w:val="fi-FI"/>
        </w:rPr>
        <w:t>lamiini</w:t>
      </w:r>
      <w:proofErr w:type="spellEnd"/>
      <w:r>
        <w:rPr>
          <w:lang w:val="fi-FI"/>
        </w:rPr>
        <w:t xml:space="preserve"> A:n ekspressio on vain noin neljäsosan normaaleista soluista</w:t>
      </w:r>
      <w:r w:rsidR="003B36D5">
        <w:rPr>
          <w:lang w:val="fi-FI"/>
        </w:rPr>
        <w:t xml:space="preserve">. Hiiritutkimukset ovat osoittaneet, että </w:t>
      </w:r>
      <w:r w:rsidR="003B36D5">
        <w:rPr>
          <w:i/>
          <w:lang w:val="fi-FI"/>
        </w:rPr>
        <w:t>LMNA</w:t>
      </w:r>
      <w:r w:rsidR="003B36D5">
        <w:rPr>
          <w:lang w:val="fi-FI"/>
        </w:rPr>
        <w:t>-mutaatiot johtavat myös epänormaaliin geenien transkription toimintaan ja geenisäätelyn häiriöihin.</w:t>
      </w:r>
      <w:r>
        <w:rPr>
          <w:lang w:val="fi-FI"/>
        </w:rPr>
        <w:t xml:space="preserve"> </w:t>
      </w:r>
      <w:del w:id="43" w:author="Pelin, Katarina B" w:date="2018-12-19T15:46:00Z">
        <w:r w:rsidDel="00F92C32">
          <w:rPr>
            <w:lang w:val="fi-FI"/>
          </w:rPr>
          <w:fldChar w:fldCharType="begin" w:fldLock="1"/>
        </w:r>
        <w:r w:rsidDel="00F92C32">
          <w:rPr>
            <w:lang w:val="fi-FI"/>
          </w:rPr>
          <w:delInstrText>ADDIN CSL_CITATION {"citationItems":[{"id":"ITEM-1","itemData":{"DOI":"10.1111/j.1399-0004.2004.00315.x","ISSN":"0009-9163","abstract":"Hutchinson?Gilford progeria syndrome (HGPS) is an extremely rare genetic disorder that causes premature, rapid aging shortly after birth. Recently, de novo point mutations in the Lmna gene have been found in individuals with HGPS. Lmna encodes lamin A and C, the A-type lamins, which are an important structural component of the nuclear envelope. The most common HGPS mutation is located at codon 608 (G608G). This mutation creates a cryptic splice site within exon 11, which deletes a proteolytic cleavage site within the expressed mutant lamin A. Incomplete processing of prelamin A results in nuclear lamina abnormalities that can be observed in immunofluorescent studies of HGPS cells. Mouse models, such as Lmna knockout, Zmpste24 knockout, and Lmna L530P knockin will help the study of progeria. Lmna mutations have also recently been found in patients with atypical forms of progeria. The discovery of the HGPS mutations brings the total number of diseases caused by mutant Lmna to nine, underscoring the astonishing spectrum of laminopathies. Future research into HGPS could also provide important clues about the general process of aging and aging-related diseases.","author":[{"dropping-particle":"","family":"Pollex","given":"R L","non-dropping-particle":"","parse-names":false,"suffix":""},{"dropping-particle":"","family":"Hegele","given":"R A","non-dropping-particle":"","parse-names":false,"suffix":""}],"container-title":"Clinical genetics","id":"ITEM-1","issue":"5","issued":{"date-parts":[["2004"]]},"note":"doi: 10.1111/j.1399-0004.2004.00315.x; 10","page":"375-381","publisher":"Wiley/Blackwell (10.1111)","title":"Hutchinson–Gilford progeria syndrome","type":"article-journal","volume":"66"},"uris":["http://www.mendeley.com/documents/?uuid=61a4c74c-0835-4b63-8635-7cc408476869"]}],"mendeley":{"formattedCitation":"(&lt;span style=\"baseline\"&gt;Pollex ja Hegele&lt;/span&gt;, 2004)","plainTextFormattedCitation":"(Pollex ja Hegele, 2004)","previouslyFormattedCitation":"(&lt;span style=\"baseline\"&gt;Pollex ja Hegele&lt;/span&gt;, 2004)"},"properties":{"noteIndex":0},"schema":"https://github.com/citation-style-language/schema/raw/master/csl-citation.json"}</w:delInstrText>
        </w:r>
        <w:r w:rsidDel="00F92C32">
          <w:rPr>
            <w:lang w:val="fi-FI"/>
          </w:rPr>
          <w:fldChar w:fldCharType="separate"/>
        </w:r>
        <w:r w:rsidRPr="000C0366" w:rsidDel="00F92C32">
          <w:rPr>
            <w:noProof/>
            <w:lang w:val="fi-FI"/>
          </w:rPr>
          <w:delText>(Pollex ja Hegele, 2004)</w:delText>
        </w:r>
        <w:r w:rsidDel="00F92C32">
          <w:rPr>
            <w:lang w:val="fi-FI"/>
          </w:rPr>
          <w:fldChar w:fldCharType="end"/>
        </w:r>
        <w:r w:rsidDel="00F92C32">
          <w:rPr>
            <w:lang w:val="fi-FI"/>
          </w:rPr>
          <w:delText>.</w:delText>
        </w:r>
      </w:del>
      <w:ins w:id="44" w:author="Pelin, Katarina B" w:date="2018-12-19T15:47:00Z">
        <w:r w:rsidR="00F92C32">
          <w:rPr>
            <w:lang w:val="fi-FI"/>
          </w:rPr>
          <w:t>(</w:t>
        </w:r>
      </w:ins>
      <w:ins w:id="45" w:author="Pelin, Katarina B" w:date="2018-12-19T15:46:00Z">
        <w:r w:rsidR="00F92C32">
          <w:rPr>
            <w:lang w:val="fi-FI"/>
          </w:rPr>
          <w:t xml:space="preserve">Eriksson ym. </w:t>
        </w:r>
      </w:ins>
      <w:ins w:id="46" w:author="Pelin, Katarina B" w:date="2018-12-19T15:47:00Z">
        <w:r w:rsidR="00F92C32">
          <w:rPr>
            <w:lang w:val="fi-FI"/>
          </w:rPr>
          <w:t>2003)</w:t>
        </w:r>
      </w:ins>
    </w:p>
    <w:p w14:paraId="1289AF33" w14:textId="77777777" w:rsidR="00782CEC" w:rsidRPr="000C0366" w:rsidRDefault="00782CEC" w:rsidP="00782CEC">
      <w:pPr>
        <w:pStyle w:val="Heading2"/>
        <w:divId w:val="1791391697"/>
        <w:rPr>
          <w:lang w:val="fi-FI"/>
        </w:rPr>
      </w:pPr>
      <w:bookmarkStart w:id="47" w:name="_Toc532590958"/>
      <w:bookmarkStart w:id="48" w:name="_Toc532849135"/>
      <w:r>
        <w:rPr>
          <w:lang w:val="fi-FI"/>
        </w:rPr>
        <w:t xml:space="preserve">5.3.1 Muut </w:t>
      </w:r>
      <w:r>
        <w:rPr>
          <w:i/>
          <w:lang w:val="fi-FI"/>
        </w:rPr>
        <w:t>LMNA</w:t>
      </w:r>
      <w:r>
        <w:rPr>
          <w:lang w:val="fi-FI"/>
        </w:rPr>
        <w:t>-geenistä johtuvat sairaudet</w:t>
      </w:r>
      <w:bookmarkEnd w:id="47"/>
      <w:bookmarkEnd w:id="48"/>
    </w:p>
    <w:p w14:paraId="471303A8" w14:textId="261F0E89" w:rsidR="00782CEC" w:rsidRDefault="00782CEC" w:rsidP="00782CEC">
      <w:pPr>
        <w:divId w:val="1791391697"/>
        <w:rPr>
          <w:lang w:val="fi-FI"/>
        </w:rPr>
      </w:pPr>
      <w:r>
        <w:rPr>
          <w:i/>
          <w:lang w:val="fi-FI"/>
        </w:rPr>
        <w:t>LMNA</w:t>
      </w:r>
      <w:r>
        <w:rPr>
          <w:lang w:val="fi-FI"/>
        </w:rPr>
        <w:t xml:space="preserve">-geenistä johtuvia sairauksia on löydetty yhdeksän, joista </w:t>
      </w:r>
      <w:proofErr w:type="spellStart"/>
      <w:r>
        <w:rPr>
          <w:lang w:val="fi-FI"/>
        </w:rPr>
        <w:t>Hutchinson-Gilfordin</w:t>
      </w:r>
      <w:proofErr w:type="spellEnd"/>
      <w:r>
        <w:rPr>
          <w:lang w:val="fi-FI"/>
        </w:rPr>
        <w:t xml:space="preserve"> syndrooma ja muut epätyypilliset </w:t>
      </w:r>
      <w:proofErr w:type="spellStart"/>
      <w:r>
        <w:rPr>
          <w:lang w:val="fi-FI"/>
        </w:rPr>
        <w:t>progeriat</w:t>
      </w:r>
      <w:proofErr w:type="spellEnd"/>
      <w:r>
        <w:rPr>
          <w:lang w:val="fi-FI"/>
        </w:rPr>
        <w:t xml:space="preserve"> ovat yksi. Geenistä johtuvat sairaudet ovat tautikuvaltaan hyvin monimuotoisia, joka viittaa siihen, että </w:t>
      </w:r>
      <w:r>
        <w:rPr>
          <w:i/>
          <w:lang w:val="fi-FI"/>
        </w:rPr>
        <w:t>LMNA-</w:t>
      </w:r>
      <w:r>
        <w:rPr>
          <w:lang w:val="fi-FI"/>
        </w:rPr>
        <w:t xml:space="preserve">geenillä on monia erilaisia mekanismeja eri soluissa ja kudoksissa. Näitä sairauksia ovat muun muassa </w:t>
      </w:r>
      <w:r w:rsidRPr="00D90275">
        <w:rPr>
          <w:lang w:val="fi-FI"/>
        </w:rPr>
        <w:lastRenderedPageBreak/>
        <w:t>hartia-</w:t>
      </w:r>
      <w:proofErr w:type="spellStart"/>
      <w:r w:rsidRPr="00D90275">
        <w:rPr>
          <w:lang w:val="fi-FI"/>
        </w:rPr>
        <w:t>lantiolihasdystrofi</w:t>
      </w:r>
      <w:r>
        <w:rPr>
          <w:lang w:val="fi-FI"/>
        </w:rPr>
        <w:t>a</w:t>
      </w:r>
      <w:proofErr w:type="spellEnd"/>
      <w:r>
        <w:rPr>
          <w:lang w:val="fi-FI"/>
        </w:rPr>
        <w:t xml:space="preserve">, </w:t>
      </w:r>
      <w:proofErr w:type="spellStart"/>
      <w:r>
        <w:rPr>
          <w:lang w:val="fi-FI"/>
        </w:rPr>
        <w:t>suvuttainen</w:t>
      </w:r>
      <w:proofErr w:type="spellEnd"/>
      <w:r>
        <w:rPr>
          <w:lang w:val="fi-FI"/>
        </w:rPr>
        <w:t xml:space="preserve"> osittainen </w:t>
      </w:r>
      <w:proofErr w:type="spellStart"/>
      <w:r>
        <w:rPr>
          <w:lang w:val="fi-FI"/>
        </w:rPr>
        <w:t>lipodystrofia</w:t>
      </w:r>
      <w:proofErr w:type="spellEnd"/>
      <w:r>
        <w:rPr>
          <w:lang w:val="fi-FI"/>
        </w:rPr>
        <w:t xml:space="preserve"> ja laajentava </w:t>
      </w:r>
      <w:proofErr w:type="spellStart"/>
      <w:r>
        <w:rPr>
          <w:lang w:val="fi-FI"/>
        </w:rPr>
        <w:t>kardiomyopatia</w:t>
      </w:r>
      <w:proofErr w:type="spellEnd"/>
      <w:r>
        <w:rPr>
          <w:lang w:val="fi-FI"/>
        </w:rPr>
        <w:t>.</w:t>
      </w:r>
    </w:p>
    <w:p w14:paraId="3F800C7D" w14:textId="5D39FD23" w:rsidR="008B429A" w:rsidRDefault="00782CEC" w:rsidP="008B429A">
      <w:pPr>
        <w:divId w:val="1791391697"/>
        <w:rPr>
          <w:lang w:val="fi-FI"/>
        </w:rPr>
      </w:pPr>
      <w:r>
        <w:rPr>
          <w:lang w:val="fi-FI"/>
        </w:rPr>
        <w:tab/>
        <w:t>Hartia-</w:t>
      </w:r>
      <w:proofErr w:type="spellStart"/>
      <w:r>
        <w:rPr>
          <w:lang w:val="fi-FI"/>
        </w:rPr>
        <w:t>lantiolihasdystrofiassa</w:t>
      </w:r>
      <w:proofErr w:type="spellEnd"/>
      <w:r>
        <w:rPr>
          <w:lang w:val="fi-FI"/>
        </w:rPr>
        <w:t xml:space="preserve"> mutaatio on G&gt;C -</w:t>
      </w:r>
      <w:proofErr w:type="spellStart"/>
      <w:r>
        <w:rPr>
          <w:lang w:val="fi-FI"/>
        </w:rPr>
        <w:t>transitio</w:t>
      </w:r>
      <w:proofErr w:type="spellEnd"/>
      <w:r>
        <w:rPr>
          <w:lang w:val="fi-FI"/>
        </w:rPr>
        <w:t xml:space="preserve"> </w:t>
      </w:r>
      <w:proofErr w:type="spellStart"/>
      <w:r>
        <w:rPr>
          <w:lang w:val="fi-FI"/>
        </w:rPr>
        <w:t>intronin</w:t>
      </w:r>
      <w:proofErr w:type="spellEnd"/>
      <w:r>
        <w:rPr>
          <w:lang w:val="fi-FI"/>
        </w:rPr>
        <w:t xml:space="preserve"> 9 5’-silmukointikohdassa paikassa </w:t>
      </w:r>
      <w:ins w:id="49" w:author="Pelin, Katarina B" w:date="2018-12-19T15:48:00Z">
        <w:r w:rsidR="00F92C32">
          <w:rPr>
            <w:lang w:val="fi-FI"/>
          </w:rPr>
          <w:t>c.</w:t>
        </w:r>
      </w:ins>
      <w:r>
        <w:rPr>
          <w:lang w:val="fi-FI"/>
        </w:rPr>
        <w:t xml:space="preserve">1608+5 eli viisi </w:t>
      </w:r>
      <w:proofErr w:type="spellStart"/>
      <w:r>
        <w:rPr>
          <w:lang w:val="fi-FI"/>
        </w:rPr>
        <w:t>nukleotidia</w:t>
      </w:r>
      <w:proofErr w:type="spellEnd"/>
      <w:r>
        <w:rPr>
          <w:lang w:val="fi-FI"/>
        </w:rPr>
        <w:t xml:space="preserve"> ylävirtaan </w:t>
      </w:r>
      <w:proofErr w:type="spellStart"/>
      <w:r>
        <w:rPr>
          <w:lang w:val="fi-FI"/>
        </w:rPr>
        <w:t>eksoni</w:t>
      </w:r>
      <w:proofErr w:type="spellEnd"/>
      <w:r>
        <w:rPr>
          <w:lang w:val="fi-FI"/>
        </w:rPr>
        <w:t xml:space="preserve">-introni -rajasta. </w:t>
      </w:r>
      <w:proofErr w:type="spellStart"/>
      <w:r>
        <w:rPr>
          <w:lang w:val="fi-FI"/>
        </w:rPr>
        <w:t>Suvuttaisessa</w:t>
      </w:r>
      <w:proofErr w:type="spellEnd"/>
      <w:r>
        <w:rPr>
          <w:lang w:val="fi-FI"/>
        </w:rPr>
        <w:t xml:space="preserve"> osittaisessa </w:t>
      </w:r>
      <w:proofErr w:type="spellStart"/>
      <w:r>
        <w:rPr>
          <w:lang w:val="fi-FI"/>
        </w:rPr>
        <w:t>lipodystrofiassa</w:t>
      </w:r>
      <w:proofErr w:type="spellEnd"/>
      <w:r>
        <w:rPr>
          <w:lang w:val="fi-FI"/>
        </w:rPr>
        <w:t xml:space="preserve"> mutaatio on myös 5’-silmukointikohdassa </w:t>
      </w:r>
      <w:proofErr w:type="spellStart"/>
      <w:r>
        <w:rPr>
          <w:lang w:val="fi-FI"/>
        </w:rPr>
        <w:t>intronissa</w:t>
      </w:r>
      <w:proofErr w:type="spellEnd"/>
      <w:r>
        <w:rPr>
          <w:lang w:val="fi-FI"/>
        </w:rPr>
        <w:t xml:space="preserve"> 8, jossa on </w:t>
      </w:r>
      <w:ins w:id="50" w:author="Pelin, Katarina B" w:date="2018-12-19T15:48:00Z">
        <w:r w:rsidR="00F92C32">
          <w:rPr>
            <w:lang w:val="fi-FI"/>
          </w:rPr>
          <w:t>c.</w:t>
        </w:r>
      </w:ins>
      <w:r>
        <w:rPr>
          <w:lang w:val="fi-FI"/>
        </w:rPr>
        <w:t>1488+5 G&gt;C -</w:t>
      </w:r>
      <w:proofErr w:type="spellStart"/>
      <w:r>
        <w:rPr>
          <w:lang w:val="fi-FI"/>
        </w:rPr>
        <w:t>transitio</w:t>
      </w:r>
      <w:proofErr w:type="spellEnd"/>
      <w:r>
        <w:rPr>
          <w:lang w:val="fi-FI"/>
        </w:rPr>
        <w:t>. Molemmissa näistä sairauksista mutaatio aiheuttaa intronien säilymistä lopullisessa lähetti-RNA:ssa. Sen seurauksena lukukehys muuttuu, joka aiheuttaa ennenaikaisen stop-</w:t>
      </w:r>
      <w:proofErr w:type="spellStart"/>
      <w:r>
        <w:rPr>
          <w:lang w:val="fi-FI"/>
        </w:rPr>
        <w:t>kodonin</w:t>
      </w:r>
      <w:proofErr w:type="spellEnd"/>
      <w:r>
        <w:rPr>
          <w:lang w:val="fi-FI"/>
        </w:rPr>
        <w:t>. Stop-</w:t>
      </w:r>
      <w:proofErr w:type="spellStart"/>
      <w:r>
        <w:rPr>
          <w:lang w:val="fi-FI"/>
        </w:rPr>
        <w:t>kodonin</w:t>
      </w:r>
      <w:proofErr w:type="spellEnd"/>
      <w:r>
        <w:rPr>
          <w:lang w:val="fi-FI"/>
        </w:rPr>
        <w:t xml:space="preserve"> vuoksi lähetti-RNA hajotetaan solussa translaation aikana </w:t>
      </w:r>
      <w:proofErr w:type="spellStart"/>
      <w:r>
        <w:rPr>
          <w:lang w:val="fi-FI"/>
        </w:rPr>
        <w:t>nonsense</w:t>
      </w:r>
      <w:proofErr w:type="spellEnd"/>
      <w:r>
        <w:rPr>
          <w:lang w:val="fi-FI"/>
        </w:rPr>
        <w:t xml:space="preserve">-välitteisen hajottamisen avulla, mutta molemmissa tautimutaatioissa on mahdollista, että translaatio suoritetaan loppuun asti, joka tuottaa molemmissa tapauksissa lyhentyneen </w:t>
      </w:r>
      <w:proofErr w:type="spellStart"/>
      <w:r>
        <w:rPr>
          <w:lang w:val="fi-FI"/>
        </w:rPr>
        <w:t>lamiini</w:t>
      </w:r>
      <w:proofErr w:type="spellEnd"/>
      <w:r>
        <w:rPr>
          <w:lang w:val="fi-FI"/>
        </w:rPr>
        <w:t xml:space="preserve"> A/C -proteiinin. Laajentava </w:t>
      </w:r>
      <w:proofErr w:type="spellStart"/>
      <w:r>
        <w:rPr>
          <w:lang w:val="fi-FI"/>
        </w:rPr>
        <w:t>kardiomyopatia</w:t>
      </w:r>
      <w:proofErr w:type="spellEnd"/>
      <w:r>
        <w:rPr>
          <w:lang w:val="fi-FI"/>
        </w:rPr>
        <w:t xml:space="preserve"> johtuu puolestaan </w:t>
      </w:r>
      <w:proofErr w:type="spellStart"/>
      <w:r>
        <w:rPr>
          <w:lang w:val="fi-FI"/>
        </w:rPr>
        <w:t>eksonin</w:t>
      </w:r>
      <w:proofErr w:type="spellEnd"/>
      <w:r>
        <w:rPr>
          <w:lang w:val="fi-FI"/>
        </w:rPr>
        <w:t xml:space="preserve"> 4 </w:t>
      </w:r>
      <w:ins w:id="51" w:author="Pelin, Katarina B" w:date="2018-12-19T15:48:00Z">
        <w:r w:rsidR="00F92C32">
          <w:rPr>
            <w:lang w:val="fi-FI"/>
          </w:rPr>
          <w:t>c.</w:t>
        </w:r>
      </w:ins>
      <w:r>
        <w:rPr>
          <w:lang w:val="fi-FI"/>
        </w:rPr>
        <w:t>640-10 A&gt;G -</w:t>
      </w:r>
      <w:proofErr w:type="spellStart"/>
      <w:r>
        <w:rPr>
          <w:lang w:val="fi-FI"/>
        </w:rPr>
        <w:t>transitiosta</w:t>
      </w:r>
      <w:proofErr w:type="spellEnd"/>
      <w:r>
        <w:rPr>
          <w:lang w:val="fi-FI"/>
        </w:rPr>
        <w:t xml:space="preserve">, eli </w:t>
      </w:r>
      <w:proofErr w:type="spellStart"/>
      <w:r>
        <w:rPr>
          <w:lang w:val="fi-FI"/>
        </w:rPr>
        <w:t>transitio</w:t>
      </w:r>
      <w:proofErr w:type="spellEnd"/>
      <w:r>
        <w:rPr>
          <w:lang w:val="fi-FI"/>
        </w:rPr>
        <w:t xml:space="preserve"> tapahtuu 10 </w:t>
      </w:r>
      <w:proofErr w:type="spellStart"/>
      <w:r>
        <w:rPr>
          <w:lang w:val="fi-FI"/>
        </w:rPr>
        <w:t>nukleotidia</w:t>
      </w:r>
      <w:proofErr w:type="spellEnd"/>
      <w:r>
        <w:rPr>
          <w:lang w:val="fi-FI"/>
        </w:rPr>
        <w:t xml:space="preserve"> ylävirtaan </w:t>
      </w:r>
      <w:proofErr w:type="spellStart"/>
      <w:r>
        <w:rPr>
          <w:lang w:val="fi-FI"/>
        </w:rPr>
        <w:t>eksoni</w:t>
      </w:r>
      <w:proofErr w:type="spellEnd"/>
      <w:r>
        <w:rPr>
          <w:lang w:val="fi-FI"/>
        </w:rPr>
        <w:t xml:space="preserve">-introni -rajasta. Mutaatio johtaa vaihtoehtoisen 3’ -silmukointikohdan muodostumiseen, jonka seurauksena lopulliseen lähetti-RNA:han jää 9 ylimääräisen </w:t>
      </w:r>
      <w:proofErr w:type="spellStart"/>
      <w:r>
        <w:rPr>
          <w:lang w:val="fi-FI"/>
        </w:rPr>
        <w:t>nukleotidin</w:t>
      </w:r>
      <w:proofErr w:type="spellEnd"/>
      <w:r>
        <w:rPr>
          <w:lang w:val="fi-FI"/>
        </w:rPr>
        <w:t xml:space="preserve"> jakso </w:t>
      </w:r>
      <w:proofErr w:type="spellStart"/>
      <w:r>
        <w:rPr>
          <w:lang w:val="fi-FI"/>
        </w:rPr>
        <w:t>eksonien</w:t>
      </w:r>
      <w:proofErr w:type="spellEnd"/>
      <w:r>
        <w:rPr>
          <w:lang w:val="fi-FI"/>
        </w:rPr>
        <w:t xml:space="preserve"> 3 ja 4 rajalle </w:t>
      </w:r>
      <w:r>
        <w:rPr>
          <w:lang w:val="fi-FI"/>
        </w:rPr>
        <w:fldChar w:fldCharType="begin" w:fldLock="1"/>
      </w:r>
      <w:r>
        <w:rPr>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Pr>
          <w:lang w:val="fi-FI"/>
        </w:rPr>
        <w:fldChar w:fldCharType="separate"/>
      </w:r>
      <w:r w:rsidRPr="004719EB">
        <w:rPr>
          <w:noProof/>
          <w:lang w:val="fi-FI"/>
        </w:rPr>
        <w:t>(Scotti ja Swanson, 2015)</w:t>
      </w:r>
      <w:r>
        <w:rPr>
          <w:lang w:val="fi-FI"/>
        </w:rPr>
        <w:fldChar w:fldCharType="end"/>
      </w:r>
      <w:r>
        <w:rPr>
          <w:lang w:val="fi-FI"/>
        </w:rPr>
        <w:t>.</w:t>
      </w:r>
    </w:p>
    <w:p w14:paraId="2E6BE3B0" w14:textId="61EF798C" w:rsidR="00FC71CF" w:rsidRDefault="00CD3770" w:rsidP="00CD3770">
      <w:pPr>
        <w:pStyle w:val="Heading2"/>
        <w:divId w:val="1791391697"/>
        <w:rPr>
          <w:lang w:val="fi-FI"/>
        </w:rPr>
      </w:pPr>
      <w:bookmarkStart w:id="52" w:name="_Toc532849136"/>
      <w:r>
        <w:rPr>
          <w:lang w:val="fi-FI"/>
        </w:rPr>
        <w:lastRenderedPageBreak/>
        <w:t>5.</w:t>
      </w:r>
      <w:r w:rsidR="00C24C82">
        <w:rPr>
          <w:lang w:val="fi-FI"/>
        </w:rPr>
        <w:t>4</w:t>
      </w:r>
      <w:r>
        <w:rPr>
          <w:lang w:val="fi-FI"/>
        </w:rPr>
        <w:t xml:space="preserve"> Spinaalinen lihasatrofia</w:t>
      </w:r>
      <w:bookmarkEnd w:id="29"/>
      <w:r w:rsidR="008B429A">
        <w:rPr>
          <w:lang w:val="fi-FI"/>
        </w:rPr>
        <w:t xml:space="preserve"> (tyypin V mutaatio)</w:t>
      </w:r>
      <w:bookmarkEnd w:id="52"/>
    </w:p>
    <w:p w14:paraId="7C0AAD54" w14:textId="77777777" w:rsidR="00411348" w:rsidRDefault="00CD3770" w:rsidP="00876A42">
      <w:pPr>
        <w:divId w:val="1791391697"/>
        <w:rPr>
          <w:lang w:val="fi-FI"/>
        </w:rPr>
      </w:pPr>
      <w:r>
        <w:rPr>
          <w:lang w:val="fi-FI"/>
        </w:rPr>
        <w:t xml:space="preserve">Spinaalinen </w:t>
      </w:r>
      <w:proofErr w:type="spellStart"/>
      <w:r>
        <w:rPr>
          <w:lang w:val="fi-FI"/>
        </w:rPr>
        <w:t>lihasatrofi</w:t>
      </w:r>
      <w:r w:rsidR="00E870D9">
        <w:rPr>
          <w:lang w:val="fi-FI"/>
        </w:rPr>
        <w:t>a</w:t>
      </w:r>
      <w:proofErr w:type="spellEnd"/>
      <w:r w:rsidR="00640CD1">
        <w:rPr>
          <w:lang w:val="fi-FI"/>
        </w:rPr>
        <w:t xml:space="preserve"> </w:t>
      </w:r>
      <w:r w:rsidR="00E870D9">
        <w:rPr>
          <w:lang w:val="fi-FI"/>
        </w:rPr>
        <w:t>on</w:t>
      </w:r>
      <w:r w:rsidR="008F1843">
        <w:rPr>
          <w:lang w:val="fi-FI"/>
        </w:rPr>
        <w:t xml:space="preserve"> </w:t>
      </w:r>
      <w:proofErr w:type="spellStart"/>
      <w:r w:rsidR="008F1843">
        <w:rPr>
          <w:lang w:val="fi-FI"/>
        </w:rPr>
        <w:t>autosomaalisesti</w:t>
      </w:r>
      <w:proofErr w:type="spellEnd"/>
      <w:r w:rsidR="008F1843">
        <w:rPr>
          <w:lang w:val="fi-FI"/>
        </w:rPr>
        <w:t xml:space="preserve"> ja</w:t>
      </w:r>
      <w:r w:rsidR="00E870D9">
        <w:rPr>
          <w:lang w:val="fi-FI"/>
        </w:rPr>
        <w:t xml:space="preserve"> </w:t>
      </w:r>
      <w:r w:rsidR="008F1843">
        <w:rPr>
          <w:lang w:val="fi-FI"/>
        </w:rPr>
        <w:t>resessiivisesti</w:t>
      </w:r>
      <w:r w:rsidR="00E870D9">
        <w:rPr>
          <w:lang w:val="fi-FI"/>
        </w:rPr>
        <w:t xml:space="preserve"> periytyvä </w:t>
      </w:r>
      <w:r w:rsidR="008F1843">
        <w:rPr>
          <w:lang w:val="fi-FI"/>
        </w:rPr>
        <w:t>lihassairaus.</w:t>
      </w:r>
      <w:r w:rsidR="00E10349">
        <w:rPr>
          <w:lang w:val="fi-FI"/>
        </w:rPr>
        <w:t xml:space="preserve"> Se on toiseksi yleisin tappava </w:t>
      </w:r>
      <w:proofErr w:type="spellStart"/>
      <w:r w:rsidR="00E10349">
        <w:rPr>
          <w:lang w:val="fi-FI"/>
        </w:rPr>
        <w:t>autosomaalinen</w:t>
      </w:r>
      <w:proofErr w:type="spellEnd"/>
      <w:r w:rsidR="00E10349">
        <w:rPr>
          <w:lang w:val="fi-FI"/>
        </w:rPr>
        <w:t xml:space="preserve"> </w:t>
      </w:r>
      <w:proofErr w:type="spellStart"/>
      <w:r w:rsidR="00E10349">
        <w:rPr>
          <w:lang w:val="fi-FI"/>
        </w:rPr>
        <w:t>resessivinen</w:t>
      </w:r>
      <w:proofErr w:type="spellEnd"/>
      <w:r w:rsidR="00E10349">
        <w:rPr>
          <w:lang w:val="fi-FI"/>
        </w:rPr>
        <w:t xml:space="preserve"> sairaus</w:t>
      </w:r>
      <w:r w:rsidR="00640CD1">
        <w:rPr>
          <w:lang w:val="fi-FI"/>
        </w:rPr>
        <w:t xml:space="preserve"> </w:t>
      </w:r>
      <w:proofErr w:type="spellStart"/>
      <w:r w:rsidR="00640CD1">
        <w:rPr>
          <w:lang w:val="fi-FI"/>
        </w:rPr>
        <w:t>kystisen</w:t>
      </w:r>
      <w:proofErr w:type="spellEnd"/>
      <w:r w:rsidR="00640CD1">
        <w:rPr>
          <w:lang w:val="fi-FI"/>
        </w:rPr>
        <w:t xml:space="preserve"> fibroosin jälkeen. Taudin esiintyvyys</w:t>
      </w:r>
      <w:r w:rsidR="00E10349">
        <w:rPr>
          <w:lang w:val="fi-FI"/>
        </w:rPr>
        <w:t xml:space="preserve"> on noin </w:t>
      </w:r>
      <w:r w:rsidR="00895EF6">
        <w:rPr>
          <w:lang w:val="fi-FI"/>
        </w:rPr>
        <w:t>1:6000-1:10 000</w:t>
      </w:r>
      <w:r w:rsidR="00E10349">
        <w:rPr>
          <w:lang w:val="fi-FI"/>
        </w:rPr>
        <w:t xml:space="preserve"> syntyneistä. Spinaalinen lihasatrofia johtaa alempien motoneuronien degeneraatioon</w:t>
      </w:r>
      <w:r w:rsidR="00411348">
        <w:rPr>
          <w:lang w:val="fi-FI"/>
        </w:rPr>
        <w:t xml:space="preserve"> varsinkin proksimaalisissa lihaksissa</w:t>
      </w:r>
      <w:r w:rsidR="00E10349">
        <w:rPr>
          <w:lang w:val="fi-FI"/>
        </w:rPr>
        <w:t>, joka johtaa etenevään lihas</w:t>
      </w:r>
      <w:r w:rsidR="00640CD1">
        <w:rPr>
          <w:lang w:val="fi-FI"/>
        </w:rPr>
        <w:t>rappeumaan</w:t>
      </w:r>
      <w:r w:rsidR="00E10349">
        <w:rPr>
          <w:lang w:val="fi-FI"/>
        </w:rPr>
        <w:t xml:space="preserve">, halvaantumiseen ja </w:t>
      </w:r>
      <w:r w:rsidR="00122E89">
        <w:rPr>
          <w:lang w:val="fi-FI"/>
        </w:rPr>
        <w:t xml:space="preserve">tautimuodosta riippuen </w:t>
      </w:r>
      <w:r w:rsidR="00640CD1">
        <w:rPr>
          <w:lang w:val="fi-FI"/>
        </w:rPr>
        <w:t>eliniän lyhenemiseen.</w:t>
      </w:r>
      <w:r w:rsidR="00411348">
        <w:rPr>
          <w:lang w:val="fi-FI"/>
        </w:rPr>
        <w:t xml:space="preserve"> Yleisiä oireita myös selän lihasten heikkenemisestä johtuva skolioosi sekä hengityslihasten rappeuman aiheuttamat hengitysvaikeudet</w:t>
      </w:r>
      <w:r w:rsidR="00895EF6">
        <w:rPr>
          <w:lang w:val="fi-FI"/>
        </w:rPr>
        <w:t xml:space="preserve"> </w:t>
      </w:r>
      <w:r w:rsidR="00895EF6">
        <w:rPr>
          <w:lang w:val="fi-FI"/>
        </w:rPr>
        <w:fldChar w:fldCharType="begin" w:fldLock="1"/>
      </w:r>
      <w:r w:rsidR="003B36D5">
        <w:rPr>
          <w:lang w:val="fi-FI"/>
        </w:rPr>
        <w:instrText>ADDIN CSL_CITATION {"citationItems":[{"id":"ITEM-1","itemData":{"abstract":"Spinal muscular atrophy (SMA) is a devastating neuromuscular disorder characterized by loss of motor neurons and muscle atrophy, generally presenting in childhood. SMA is caused by low levels of the survival motor neuron protein (SMN) due to inactivating mutations in the encoding gene SMN1. A second duplicated gene, SMN2, produces very little but sufficient functional protein for survival. Therapeutic strategies to increase SMN are in clinical trials, and the first SMN2-directed antisense oligonucleotide (ASO) therapy has recently been licensed. However, several factors suggest that complementary strategies may be needed for the long-term maintenance of neuromuscular and other functions in SMA patients. Pre-clinical SMA models demonstrate that the requirement for SMN protein is highest when the structural connections of the neuromuscular system are being established, from late fetal life throughout infancy. Augmenting SMN may not address the slow neurodegenerative process underlying progressive functional decline beyond childhood in less severe types of SMA. Furthermore, individuals receiving SMN-based treatments may be vulnerable to delayed symptoms if rescue of the neuromuscular system is incomplete. Finally, a large number of older patients living with SMA do not fulfill the present criteria for inclusion in gene therapy and ASO clinical trials, and may not benefit from SMN-inducing treatments. Therefore, a comprehensive whole-lifespan approach to SMA therapy is required that includes both SMN-dependent and SMN-independent strategies that treat the CNS and periphery. Here, we review the range of non-SMN pathways implicated in SMA pathophysiology and discuss how various model systems can serve as valuable tools for SMA drug discovery.","author":[{"dropping-particle":"","family":"Bowerman","given":"Melissa","non-dropping-particle":"","parse-names":false,"suffix":""},{"dropping-particle":"","family":"Becker","given":"Catherina G","non-dropping-particle":"","parse-names":false,"suffix":""},{"dropping-particle":"","family":"Yáñez-Muñoz","given":"Rafael J","non-dropping-particle":"","parse-names":false,"suffix":""},{"dropping-particle":"","family":"Ning","given":"Ke","non-dropping-particle":"","parse-names":false,"suffix":""},{"dropping-particle":"","family":"Wood","given":"Matthew J A","non-dropping-particle":"","parse-names":false,"suffix":""},{"dropping-particle":"","family":"Gillingwater","given":"Thomas H","non-dropping-particle":"","parse-names":false,"suffix":""},{"dropping-particle":"","family":"Talbot","given":"Kevin","non-dropping-particle":"","parse-names":false,"suffix":""}],"container-title":"Dis Models Mech","id":"ITEM-1","issue":"8","issued":{"date-parts":[["2017"]]},"page":"943","title":"Therapeutic strategies for spinal muscular atrophy: SMN and beyond","type":"article-journal","volume":"10"},"uris":["http://www.mendeley.com/documents/?uuid=cf3b7a68-e078-40db-8cce-929367874139"]}],"mendeley":{"formattedCitation":"(&lt;span style=\"baseline\"&gt;Bowerman ym.&lt;/span&gt;, 2017)","plainTextFormattedCitation":"(Bowerman ym., 2017)","previouslyFormattedCitation":"(&lt;span style=\"baseline\"&gt;Bowerman ym.&lt;/span&gt;, 2017)"},"properties":{"noteIndex":0},"schema":"https://github.com/citation-style-language/schema/raw/master/csl-citation.json"}</w:instrText>
      </w:r>
      <w:r w:rsidR="00895EF6">
        <w:rPr>
          <w:lang w:val="fi-FI"/>
        </w:rPr>
        <w:fldChar w:fldCharType="separate"/>
      </w:r>
      <w:r w:rsidR="00895EF6" w:rsidRPr="00895EF6">
        <w:rPr>
          <w:noProof/>
          <w:lang w:val="fi-FI"/>
        </w:rPr>
        <w:t>(Bowerman ym., 2017)</w:t>
      </w:r>
      <w:r w:rsidR="00895EF6">
        <w:rPr>
          <w:lang w:val="fi-FI"/>
        </w:rPr>
        <w:fldChar w:fldCharType="end"/>
      </w:r>
      <w:r w:rsidR="00A0188D">
        <w:rPr>
          <w:lang w:val="fi-FI"/>
        </w:rPr>
        <w:t>.</w:t>
      </w:r>
    </w:p>
    <w:p w14:paraId="40A859EA" w14:textId="77777777" w:rsidR="00343D9B" w:rsidRDefault="006C70B2" w:rsidP="00876A42">
      <w:pPr>
        <w:divId w:val="1791391697"/>
        <w:rPr>
          <w:lang w:val="fi-FI"/>
        </w:rPr>
      </w:pPr>
      <w:r>
        <w:rPr>
          <w:lang w:val="fi-FI"/>
        </w:rPr>
        <w:tab/>
      </w:r>
      <w:r w:rsidR="00640CD1">
        <w:rPr>
          <w:lang w:val="fi-FI"/>
        </w:rPr>
        <w:t xml:space="preserve">Tauti </w:t>
      </w:r>
      <w:r w:rsidR="00840955">
        <w:rPr>
          <w:lang w:val="fi-FI"/>
        </w:rPr>
        <w:t xml:space="preserve">on kliiniseltä kuvaltaan heterogeeninen. Se </w:t>
      </w:r>
      <w:r w:rsidR="00640CD1">
        <w:rPr>
          <w:lang w:val="fi-FI"/>
        </w:rPr>
        <w:t xml:space="preserve">jaetaan taudin vaikeuden ja alkamisiän mukaan tyyppeihin </w:t>
      </w:r>
      <w:r w:rsidR="00840955">
        <w:rPr>
          <w:lang w:val="fi-FI"/>
        </w:rPr>
        <w:t>0</w:t>
      </w:r>
      <w:r w:rsidR="00640CD1">
        <w:rPr>
          <w:lang w:val="fi-FI"/>
        </w:rPr>
        <w:t>-IV:</w:t>
      </w:r>
      <w:r w:rsidR="00840955">
        <w:rPr>
          <w:lang w:val="fi-FI"/>
        </w:rPr>
        <w:t xml:space="preserve"> 0 on ns. </w:t>
      </w:r>
      <w:r w:rsidR="00840955">
        <w:rPr>
          <w:i/>
          <w:lang w:val="fi-FI"/>
        </w:rPr>
        <w:t xml:space="preserve">in </w:t>
      </w:r>
      <w:proofErr w:type="spellStart"/>
      <w:r w:rsidR="00840955">
        <w:rPr>
          <w:i/>
          <w:lang w:val="fi-FI"/>
        </w:rPr>
        <w:t>utero</w:t>
      </w:r>
      <w:proofErr w:type="spellEnd"/>
      <w:r w:rsidR="00840955">
        <w:rPr>
          <w:i/>
          <w:lang w:val="fi-FI"/>
        </w:rPr>
        <w:t xml:space="preserve"> </w:t>
      </w:r>
      <w:r w:rsidR="00840955">
        <w:rPr>
          <w:lang w:val="fi-FI"/>
        </w:rPr>
        <w:t>-muoto, joka alkaa jo kohdussa ja johtaa kuolemaan ennen syntymää tai heti sen jälkeen. Tyyppi</w:t>
      </w:r>
      <w:r w:rsidR="00640CD1">
        <w:rPr>
          <w:lang w:val="fi-FI"/>
        </w:rPr>
        <w:t xml:space="preserve"> I on vaikein muoto, joka johtaa taudin puhkeamiseen ennen 6 kuukauden ikä</w:t>
      </w:r>
      <w:r w:rsidR="00840955">
        <w:rPr>
          <w:lang w:val="fi-FI"/>
        </w:rPr>
        <w:t xml:space="preserve">ä ja kuolemaan ennen kahden vuoden ikää. </w:t>
      </w:r>
      <w:r w:rsidR="00343D9B">
        <w:rPr>
          <w:lang w:val="fi-FI"/>
        </w:rPr>
        <w:t>Tyyppi II on keskivaikea ja puhkeaa 6-18 kuukauden iässä. Tyyppi johtaa melko vaikeaan vammautumiseen, ja elinikä on lyhentynyt, vaikka suurin osa elää aikuisuuteen asti. Tyyppi III alkaa 12 kuukauden iän jälkeen ja johtaa kävelykyvyn heikkenemiseen tai menettämiseen, ja eliniänodote on lähes normaali. Tyyppi IV on aikuisuudessa alkava muoto, joka ilmenee lähinnä raajojen lihasheikkoutena. Eliniänodote on normaali</w:t>
      </w:r>
      <w:r w:rsidR="00E80382">
        <w:rPr>
          <w:lang w:val="fi-FI"/>
        </w:rPr>
        <w:t xml:space="preserve"> </w:t>
      </w:r>
      <w:r w:rsidR="00E80382">
        <w:rPr>
          <w:lang w:val="fi-FI"/>
        </w:rPr>
        <w:fldChar w:fldCharType="begin" w:fldLock="1"/>
      </w:r>
      <w:r w:rsidR="00E80382">
        <w:rPr>
          <w:lang w:val="fi-FI"/>
        </w:rPr>
        <w:instrText>ADDIN CSL_CITATION {"citationItems":[{"id":"ITEM-1","itemData":{"abstract":"Spinal muscular atrophy (SMA) is a devastating neuromuscular disorder characterized by loss of motor neurons and muscle atrophy, generally presenting in childhood. SMA is caused by low levels of the survival motor neuron protein (SMN) due to inactivating mutations in the encoding gene SMN1. A second duplicated gene, SMN2, produces very little but sufficient functional protein for survival. Therapeutic strategies to increase SMN are in clinical trials, and the first SMN2-directed antisense oligonucleotide (ASO) therapy has recently been licensed. However, several factors suggest that complementary strategies may be needed for the long-term maintenance of neuromuscular and other functions in SMA patients. Pre-clinical SMA models demonstrate that the requirement for SMN protein is highest when the structural connections of the neuromuscular system are being established, from late fetal life throughout infancy. Augmenting SMN may not address the slow neurodegenerative process underlying progressive functional decline beyond childhood in less severe types of SMA. Furthermore, individuals receiving SMN-based treatments may be vulnerable to delayed symptoms if rescue of the neuromuscular system is incomplete. Finally, a large number of older patients living with SMA do not fulfill the present criteria for inclusion in gene therapy and ASO clinical trials, and may not benefit from SMN-inducing treatments. Therefore, a comprehensive whole-lifespan approach to SMA therapy is required that includes both SMN-dependent and SMN-independent strategies that treat the CNS and periphery. Here, we review the range of non-SMN pathways implicated in SMA pathophysiology and discuss how various model systems can serve as valuable tools for SMA drug discovery.","author":[{"dropping-particle":"","family":"Bowerman","given":"Melissa","non-dropping-particle":"","parse-names":false,"suffix":""},{"dropping-particle":"","family":"Becker","given":"Catherina G","non-dropping-particle":"","parse-names":false,"suffix":""},{"dropping-particle":"","family":"Yáñez-Muñoz","given":"Rafael J","non-dropping-particle":"","parse-names":false,"suffix":""},{"dropping-particle":"","family":"Ning","given":"Ke","non-dropping-particle":"","parse-names":false,"suffix":""},{"dropping-particle":"","family":"Wood","given":"Matthew J A","non-dropping-particle":"","parse-names":false,"suffix":""},{"dropping-particle":"","family":"Gillingwater","given":"Thomas H","non-dropping-particle":"","parse-names":false,"suffix":""},{"dropping-particle":"","family":"Talbot","given":"Kevin","non-dropping-particle":"","parse-names":false,"suffix":""}],"container-title":"Dis Models Mech","id":"ITEM-1","issue":"8","issued":{"date-parts":[["2017"]]},"page":"943","title":"Therapeutic strategies for spinal muscular atrophy: SMN and beyond","type":"article-journal","volume":"10"},"uris":["http://www.mendeley.com/documents/?uuid=cf3b7a68-e078-40db-8cce-929367874139"]}],"mendeley":{"formattedCitation":"(&lt;span style=\"baseline\"&gt;Bowerman ym.&lt;/span&gt;, 2017)","plainTextFormattedCitation":"(Bowerman ym., 2017)","previouslyFormattedCitation":"(&lt;span style=\"baseline\"&gt;Bowerman ym.&lt;/span&gt;, 2017)"},"properties":{"noteIndex":0},"schema":"https://github.com/citation-style-language/schema/raw/master/csl-citation.json"}</w:instrText>
      </w:r>
      <w:r w:rsidR="00E80382">
        <w:rPr>
          <w:lang w:val="fi-FI"/>
        </w:rPr>
        <w:fldChar w:fldCharType="separate"/>
      </w:r>
      <w:r w:rsidR="00E80382" w:rsidRPr="00E80382">
        <w:rPr>
          <w:noProof/>
          <w:lang w:val="fi-FI"/>
        </w:rPr>
        <w:t>(Bowerman ym., 2017)</w:t>
      </w:r>
      <w:r w:rsidR="00E80382">
        <w:rPr>
          <w:lang w:val="fi-FI"/>
        </w:rPr>
        <w:fldChar w:fldCharType="end"/>
      </w:r>
      <w:r w:rsidR="00E80382">
        <w:rPr>
          <w:lang w:val="fi-FI"/>
        </w:rPr>
        <w:t xml:space="preserve">. </w:t>
      </w:r>
    </w:p>
    <w:p w14:paraId="158E3D27" w14:textId="77777777" w:rsidR="00D80302" w:rsidRDefault="006C70B2" w:rsidP="00876A42">
      <w:pPr>
        <w:divId w:val="1791391697"/>
        <w:rPr>
          <w:lang w:val="fi-FI"/>
        </w:rPr>
      </w:pPr>
      <w:r>
        <w:rPr>
          <w:lang w:val="fi-FI"/>
        </w:rPr>
        <w:lastRenderedPageBreak/>
        <w:tab/>
      </w:r>
      <w:r w:rsidR="008F1843">
        <w:rPr>
          <w:lang w:val="fi-FI"/>
        </w:rPr>
        <w:t>Sairauden</w:t>
      </w:r>
      <w:r w:rsidR="00E870D9">
        <w:rPr>
          <w:lang w:val="fi-FI"/>
        </w:rPr>
        <w:t xml:space="preserve"> geneettinen tausta on </w:t>
      </w:r>
      <w:r w:rsidR="00E870D9" w:rsidRPr="00E870D9">
        <w:rPr>
          <w:i/>
          <w:lang w:val="fi-FI"/>
        </w:rPr>
        <w:t>SMN1</w:t>
      </w:r>
      <w:r w:rsidR="00E870D9">
        <w:rPr>
          <w:i/>
          <w:lang w:val="fi-FI"/>
        </w:rPr>
        <w:t>-</w:t>
      </w:r>
      <w:r w:rsidR="00E870D9">
        <w:rPr>
          <w:lang w:val="fi-FI"/>
        </w:rPr>
        <w:t>geenissä</w:t>
      </w:r>
      <w:r w:rsidR="00E63CB6">
        <w:rPr>
          <w:lang w:val="fi-FI"/>
        </w:rPr>
        <w:t xml:space="preserve"> kromosomissa 5q13</w:t>
      </w:r>
      <w:r w:rsidR="00E870D9">
        <w:rPr>
          <w:lang w:val="fi-FI"/>
        </w:rPr>
        <w:t xml:space="preserve">, joka koodaa </w:t>
      </w:r>
      <w:r w:rsidR="008F1843">
        <w:rPr>
          <w:lang w:val="fi-FI"/>
        </w:rPr>
        <w:t>SMN-proteiinia</w:t>
      </w:r>
      <w:r w:rsidR="00E870D9">
        <w:rPr>
          <w:lang w:val="fi-FI"/>
        </w:rPr>
        <w:t xml:space="preserve"> (engl. </w:t>
      </w:r>
      <w:proofErr w:type="spellStart"/>
      <w:r w:rsidR="00E870D9">
        <w:rPr>
          <w:lang w:val="fi-FI"/>
        </w:rPr>
        <w:t>survival</w:t>
      </w:r>
      <w:proofErr w:type="spellEnd"/>
      <w:r w:rsidR="00E870D9">
        <w:rPr>
          <w:lang w:val="fi-FI"/>
        </w:rPr>
        <w:t xml:space="preserve"> of </w:t>
      </w:r>
      <w:proofErr w:type="spellStart"/>
      <w:r w:rsidR="00E870D9">
        <w:rPr>
          <w:lang w:val="fi-FI"/>
        </w:rPr>
        <w:t>motor</w:t>
      </w:r>
      <w:proofErr w:type="spellEnd"/>
      <w:r w:rsidR="00E870D9">
        <w:rPr>
          <w:lang w:val="fi-FI"/>
        </w:rPr>
        <w:t xml:space="preserve"> </w:t>
      </w:r>
      <w:proofErr w:type="spellStart"/>
      <w:r w:rsidR="00E870D9">
        <w:rPr>
          <w:lang w:val="fi-FI"/>
        </w:rPr>
        <w:t>neuron</w:t>
      </w:r>
      <w:proofErr w:type="spellEnd"/>
      <w:r w:rsidR="00E870D9">
        <w:rPr>
          <w:lang w:val="fi-FI"/>
        </w:rPr>
        <w:t>)</w:t>
      </w:r>
      <w:r w:rsidR="008F1843">
        <w:rPr>
          <w:lang w:val="fi-FI"/>
        </w:rPr>
        <w:t xml:space="preserve">, joka osallistuu </w:t>
      </w:r>
      <w:r w:rsidR="007F76FE">
        <w:rPr>
          <w:lang w:val="fi-FI"/>
        </w:rPr>
        <w:t>nimensä mukaisesti motoneuronien selviytymiseen.</w:t>
      </w:r>
      <w:r w:rsidR="00343D9B">
        <w:rPr>
          <w:lang w:val="fi-FI"/>
        </w:rPr>
        <w:t xml:space="preserve"> SMN-proteiini </w:t>
      </w:r>
      <w:proofErr w:type="spellStart"/>
      <w:r w:rsidR="00343D9B">
        <w:rPr>
          <w:lang w:val="fi-FI"/>
        </w:rPr>
        <w:t>ekspressoituu</w:t>
      </w:r>
      <w:proofErr w:type="spellEnd"/>
      <w:r w:rsidR="00343D9B">
        <w:rPr>
          <w:lang w:val="fi-FI"/>
        </w:rPr>
        <w:t xml:space="preserve"> neuronien eri osissa sekä sillä on solunsisäinen rooli pienien muun muassa </w:t>
      </w:r>
      <w:proofErr w:type="spellStart"/>
      <w:r w:rsidR="00343D9B">
        <w:rPr>
          <w:lang w:val="fi-FI"/>
        </w:rPr>
        <w:t>ribonukleoproteiinien</w:t>
      </w:r>
      <w:proofErr w:type="spellEnd"/>
      <w:r w:rsidR="00343D9B">
        <w:rPr>
          <w:lang w:val="fi-FI"/>
        </w:rPr>
        <w:t xml:space="preserve"> metaboliassa, </w:t>
      </w:r>
      <w:proofErr w:type="spellStart"/>
      <w:r w:rsidR="00343D9B">
        <w:rPr>
          <w:lang w:val="fi-FI"/>
        </w:rPr>
        <w:t>aktiinin</w:t>
      </w:r>
      <w:proofErr w:type="spellEnd"/>
      <w:r w:rsidR="00343D9B">
        <w:rPr>
          <w:lang w:val="fi-FI"/>
        </w:rPr>
        <w:t xml:space="preserve"> </w:t>
      </w:r>
      <w:proofErr w:type="spellStart"/>
      <w:r w:rsidR="00343D9B">
        <w:rPr>
          <w:lang w:val="fi-FI"/>
        </w:rPr>
        <w:t>sytoskeletonin</w:t>
      </w:r>
      <w:proofErr w:type="spellEnd"/>
      <w:r w:rsidR="00343D9B">
        <w:rPr>
          <w:lang w:val="fi-FI"/>
        </w:rPr>
        <w:t xml:space="preserve"> muodostamisessa sekä </w:t>
      </w:r>
      <w:proofErr w:type="spellStart"/>
      <w:r w:rsidR="00343D9B">
        <w:rPr>
          <w:lang w:val="fi-FI"/>
        </w:rPr>
        <w:t>mRNA:n</w:t>
      </w:r>
      <w:proofErr w:type="spellEnd"/>
      <w:r w:rsidR="00343D9B">
        <w:rPr>
          <w:lang w:val="fi-FI"/>
        </w:rPr>
        <w:t xml:space="preserve"> kuljetuksessa.</w:t>
      </w:r>
      <w:r w:rsidR="00D80302">
        <w:rPr>
          <w:lang w:val="fi-FI"/>
        </w:rPr>
        <w:t xml:space="preserve"> Ei ole selvää, mi</w:t>
      </w:r>
      <w:r w:rsidR="00AA0362">
        <w:rPr>
          <w:lang w:val="fi-FI"/>
        </w:rPr>
        <w:t>nkä</w:t>
      </w:r>
      <w:r w:rsidR="00D80302">
        <w:rPr>
          <w:lang w:val="fi-FI"/>
        </w:rPr>
        <w:t xml:space="preserve"> toiminnallis</w:t>
      </w:r>
      <w:r w:rsidR="00AA0362">
        <w:rPr>
          <w:lang w:val="fi-FI"/>
        </w:rPr>
        <w:t>en</w:t>
      </w:r>
      <w:r w:rsidR="00D80302">
        <w:rPr>
          <w:lang w:val="fi-FI"/>
        </w:rPr>
        <w:t xml:space="preserve"> rool</w:t>
      </w:r>
      <w:r w:rsidR="00AA0362">
        <w:rPr>
          <w:lang w:val="fi-FI"/>
        </w:rPr>
        <w:t>in puute</w:t>
      </w:r>
      <w:r w:rsidR="00D80302">
        <w:rPr>
          <w:lang w:val="fi-FI"/>
        </w:rPr>
        <w:t xml:space="preserve"> on taudin aiheuttaja</w:t>
      </w:r>
      <w:r w:rsidR="00E80382">
        <w:rPr>
          <w:lang w:val="fi-FI"/>
        </w:rPr>
        <w:t xml:space="preserve"> </w:t>
      </w:r>
      <w:r w:rsidR="00E80382">
        <w:rPr>
          <w:lang w:val="fi-FI"/>
        </w:rPr>
        <w:fldChar w:fldCharType="begin" w:fldLock="1"/>
      </w:r>
      <w:r w:rsidR="00EA11A8">
        <w:rPr>
          <w:lang w:val="fi-FI"/>
        </w:rPr>
        <w:instrText>ADDIN CSL_CITATION {"citationItems":[{"id":"ITEM-1","itemData":{"abstract":"Spinal muscular atrophy (SMA) is a devastating neuromuscular disorder characterized by loss of motor neurons and muscle atrophy, generally presenting in childhood. SMA is caused by low levels of the survival motor neuron protein (SMN) due to inactivating mutations in the encoding gene SMN1. A second duplicated gene, SMN2, produces very little but sufficient functional protein for survival. Therapeutic strategies to increase SMN are in clinical trials, and the first SMN2-directed antisense oligonucleotide (ASO) therapy has recently been licensed. However, several factors suggest that complementary strategies may be needed for the long-term maintenance of neuromuscular and other functions in SMA patients. Pre-clinical SMA models demonstrate that the requirement for SMN protein is highest when the structural connections of the neuromuscular system are being established, from late fetal life throughout infancy. Augmenting SMN may not address the slow neurodegenerative process underlying progressive functional decline beyond childhood in less severe types of SMA. Furthermore, individuals receiving SMN-based treatments may be vulnerable to delayed symptoms if rescue of the neuromuscular system is incomplete. Finally, a large number of older patients living with SMA do not fulfill the present criteria for inclusion in gene therapy and ASO clinical trials, and may not benefit from SMN-inducing treatments. Therefore, a comprehensive whole-lifespan approach to SMA therapy is required that includes both SMN-dependent and SMN-independent strategies that treat the CNS and periphery. Here, we review the range of non-SMN pathways implicated in SMA pathophysiology and discuss how various model systems can serve as valuable tools for SMA drug discovery.","author":[{"dropping-particle":"","family":"Bowerman","given":"Melissa","non-dropping-particle":"","parse-names":false,"suffix":""},{"dropping-particle":"","family":"Becker","given":"Catherina G","non-dropping-particle":"","parse-names":false,"suffix":""},{"dropping-particle":"","family":"Yáñez-Muñoz","given":"Rafael J","non-dropping-particle":"","parse-names":false,"suffix":""},{"dropping-particle":"","family":"Ning","given":"Ke","non-dropping-particle":"","parse-names":false,"suffix":""},{"dropping-particle":"","family":"Wood","given":"Matthew J A","non-dropping-particle":"","parse-names":false,"suffix":""},{"dropping-particle":"","family":"Gillingwater","given":"Thomas H","non-dropping-particle":"","parse-names":false,"suffix":""},{"dropping-particle":"","family":"Talbot","given":"Kevin","non-dropping-particle":"","parse-names":false,"suffix":""}],"container-title":"Dis Models Mech","id":"ITEM-1","issue":"8","issued":{"date-parts":[["2017"]]},"page":"943","title":"Therapeutic strategies for spinal muscular atrophy: SMN and beyond","type":"article-journal","volume":"10"},"uris":["http://www.mendeley.com/documents/?uuid=cf3b7a68-e078-40db-8cce-929367874139"]}],"mendeley":{"formattedCitation":"(&lt;span style=\"baseline\"&gt;Bowerman ym.&lt;/span&gt;, 2017)","plainTextFormattedCitation":"(Bowerman ym., 2017)","previouslyFormattedCitation":"(&lt;span style=\"baseline\"&gt;Bowerman ym.&lt;/span&gt;, 2017)"},"properties":{"noteIndex":0},"schema":"https://github.com/citation-style-language/schema/raw/master/csl-citation.json"}</w:instrText>
      </w:r>
      <w:r w:rsidR="00E80382">
        <w:rPr>
          <w:lang w:val="fi-FI"/>
        </w:rPr>
        <w:fldChar w:fldCharType="separate"/>
      </w:r>
      <w:r w:rsidR="00E80382" w:rsidRPr="00E80382">
        <w:rPr>
          <w:noProof/>
          <w:lang w:val="fi-FI"/>
        </w:rPr>
        <w:t>(Bowerman ym., 2017)</w:t>
      </w:r>
      <w:r w:rsidR="00E80382">
        <w:rPr>
          <w:lang w:val="fi-FI"/>
        </w:rPr>
        <w:fldChar w:fldCharType="end"/>
      </w:r>
      <w:r w:rsidR="00D80302">
        <w:rPr>
          <w:lang w:val="fi-FI"/>
        </w:rPr>
        <w:t>.</w:t>
      </w:r>
      <w:r w:rsidR="00FB6BD9">
        <w:rPr>
          <w:lang w:val="fi-FI"/>
        </w:rPr>
        <w:t xml:space="preserve"> On huomionarvoista, että SMN-proteiini vaikuttaa itsessään </w:t>
      </w:r>
      <w:proofErr w:type="spellStart"/>
      <w:r w:rsidR="00FB6BD9">
        <w:rPr>
          <w:lang w:val="fi-FI"/>
        </w:rPr>
        <w:t>spliseosomaalisten</w:t>
      </w:r>
      <w:proofErr w:type="spellEnd"/>
      <w:r w:rsidR="00FB6BD9">
        <w:rPr>
          <w:lang w:val="fi-FI"/>
        </w:rPr>
        <w:t xml:space="preserve"> </w:t>
      </w:r>
      <w:proofErr w:type="spellStart"/>
      <w:r w:rsidR="00FB6BD9">
        <w:rPr>
          <w:lang w:val="fi-FI"/>
        </w:rPr>
        <w:t>ribonukleoproteiinien</w:t>
      </w:r>
      <w:proofErr w:type="spellEnd"/>
      <w:r w:rsidR="00FB6BD9">
        <w:rPr>
          <w:lang w:val="fi-FI"/>
        </w:rPr>
        <w:t xml:space="preserve"> metaboliaan</w:t>
      </w:r>
      <w:r w:rsidR="00095D85">
        <w:rPr>
          <w:lang w:val="fi-FI"/>
        </w:rPr>
        <w:t>.</w:t>
      </w:r>
      <w:r w:rsidR="00FB6BD9">
        <w:rPr>
          <w:lang w:val="fi-FI"/>
        </w:rPr>
        <w:t xml:space="preserve"> </w:t>
      </w:r>
      <w:r w:rsidR="00095D85">
        <w:rPr>
          <w:lang w:val="fi-FI"/>
        </w:rPr>
        <w:t>Sairaudessa on</w:t>
      </w:r>
      <w:r w:rsidR="001F50F3">
        <w:rPr>
          <w:lang w:val="fi-FI"/>
        </w:rPr>
        <w:t xml:space="preserve"> todettu </w:t>
      </w:r>
      <w:r w:rsidR="00FB6BD9">
        <w:rPr>
          <w:lang w:val="fi-FI"/>
        </w:rPr>
        <w:t>vakavissa muodoissa silmukoinnin häiriöitä</w:t>
      </w:r>
      <w:r w:rsidR="00095D85">
        <w:rPr>
          <w:lang w:val="fi-FI"/>
        </w:rPr>
        <w:t>, mutta</w:t>
      </w:r>
      <w:r w:rsidR="00FB6BD9">
        <w:rPr>
          <w:lang w:val="fi-FI"/>
        </w:rPr>
        <w:t xml:space="preserve"> </w:t>
      </w:r>
      <w:r w:rsidR="00095D85">
        <w:rPr>
          <w:lang w:val="fi-FI"/>
        </w:rPr>
        <w:t>n</w:t>
      </w:r>
      <w:r w:rsidR="00FB6BD9">
        <w:rPr>
          <w:lang w:val="fi-FI"/>
        </w:rPr>
        <w:t xml:space="preserve">ämä häiriöt ilmentyvät kuitenkin vasta </w:t>
      </w:r>
      <w:proofErr w:type="spellStart"/>
      <w:r w:rsidR="00FB6BD9">
        <w:rPr>
          <w:lang w:val="fi-FI"/>
        </w:rPr>
        <w:t>neuromuskulaaristen</w:t>
      </w:r>
      <w:proofErr w:type="spellEnd"/>
      <w:r w:rsidR="00FB6BD9">
        <w:rPr>
          <w:lang w:val="fi-FI"/>
        </w:rPr>
        <w:t xml:space="preserve"> oireiden jälkeen</w:t>
      </w:r>
      <w:r w:rsidR="00095D85">
        <w:rPr>
          <w:lang w:val="fi-FI"/>
        </w:rPr>
        <w:t>,</w:t>
      </w:r>
      <w:r w:rsidR="00FB6BD9">
        <w:rPr>
          <w:lang w:val="fi-FI"/>
        </w:rPr>
        <w:t xml:space="preserve"> </w:t>
      </w:r>
      <w:r w:rsidR="00FB6BD9">
        <w:rPr>
          <w:lang w:val="fi-FI"/>
        </w:rPr>
        <w:fldChar w:fldCharType="begin" w:fldLock="1"/>
      </w:r>
      <w:r w:rsidR="00EB0D85">
        <w:rPr>
          <w:lang w:val="fi-FI"/>
        </w:rPr>
        <w:instrText>ADDIN CSL_CITATION {"citationItems":[{"id":"ITEM-1","itemData":{"DOI":"10.1038/nrm3742","ISSN":"1471-0080","abstract":"One of the most amazing findings in molecular biology was the discovery that eukaryotic genes are discontinuous, with coding DNA being interrupted by stretches of non-coding sequence. The subsequent realization that the intervening regions are removed from pre-mRNA transcripts via the activity of a common set of small nuclear RNAs (snRNAs), which assemble together with associated proteins into a complex known as the spliceosome, was equally surprising. How do cells coordinate the assembly of this molecular machine? And how does the spliceosome accurately recognize exons and introns to carry out the splicing reaction? Insights into these questions have been gained by studying the life cycle of spliceosomal snRNAs from their transcription, nuclear export and re-import to their dynamic assembly into the spliceosome. This assembly process can also affect the regulation of alternative splicing and has implications for human disease.","author":[{"dropping-particle":"","family":"Matera","given":"A Gregory","non-dropping-particle":"","parse-names":false,"suffix":""},{"dropping-particle":"","family":"Wang","given":"Zefeng","non-dropping-particle":"","parse-names":false,"suffix":""}],"container-title":"Nature reviews. Molecular cell biology","id":"ITEM-1","issue":"2","issued":{"date-parts":[["2014","2"]]},"page":"108-121","title":"A day in the life of the spliceosome","type":"article-journal","volume":"15"},"uris":["http://www.mendeley.com/documents/?uuid=dd7f3b95-5472-400b-8dec-f20cf8763f62"]}],"mendeley":{"formattedCitation":"(&lt;span style=\"baseline\"&gt;Matera ja Wang&lt;/span&gt;, 2014)","plainTextFormattedCitation":"(Matera ja Wang, 2014)","previouslyFormattedCitation":"(&lt;span style=\"baseline\"&gt;Matera ja Wang&lt;/span&gt;, 2014)"},"properties":{"noteIndex":0},"schema":"https://github.com/citation-style-language/schema/raw/master/csl-citation.json"}</w:instrText>
      </w:r>
      <w:r w:rsidR="00FB6BD9">
        <w:rPr>
          <w:lang w:val="fi-FI"/>
        </w:rPr>
        <w:fldChar w:fldCharType="separate"/>
      </w:r>
      <w:r w:rsidR="00FB6BD9" w:rsidRPr="00DF02D5">
        <w:rPr>
          <w:noProof/>
          <w:lang w:val="fi-FI"/>
        </w:rPr>
        <w:t>(Matera ja Wang, 2014)</w:t>
      </w:r>
      <w:r w:rsidR="00FB6BD9">
        <w:rPr>
          <w:lang w:val="fi-FI"/>
        </w:rPr>
        <w:fldChar w:fldCharType="end"/>
      </w:r>
      <w:r w:rsidR="00FB6BD9">
        <w:rPr>
          <w:lang w:val="fi-FI"/>
        </w:rPr>
        <w:t xml:space="preserve"> </w:t>
      </w:r>
      <w:r w:rsidR="00095D85">
        <w:rPr>
          <w:lang w:val="fi-FI"/>
        </w:rPr>
        <w:t>eli SMN-proteiinin rooli silmukointitekijänä ei todennäköisesti ole taudin pääasiallinen aiheuttaja</w:t>
      </w:r>
      <w:r w:rsidR="00FB6BD9">
        <w:rPr>
          <w:lang w:val="fi-FI"/>
        </w:rPr>
        <w:t>.</w:t>
      </w:r>
    </w:p>
    <w:p w14:paraId="0CCCBE2A" w14:textId="77777777" w:rsidR="00CB4589" w:rsidRDefault="006C70B2" w:rsidP="00876A42">
      <w:pPr>
        <w:divId w:val="1791391697"/>
        <w:rPr>
          <w:lang w:val="fi-FI"/>
        </w:rPr>
      </w:pPr>
      <w:r>
        <w:rPr>
          <w:i/>
          <w:lang w:val="fi-FI"/>
        </w:rPr>
        <w:tab/>
      </w:r>
      <w:r w:rsidR="007F76FE">
        <w:rPr>
          <w:lang w:val="fi-FI"/>
        </w:rPr>
        <w:t xml:space="preserve">Sairauden puhkeaminen johtuu </w:t>
      </w:r>
      <w:r w:rsidR="007F76FE" w:rsidRPr="007F76FE">
        <w:rPr>
          <w:i/>
          <w:lang w:val="fi-FI"/>
        </w:rPr>
        <w:t>SMN1</w:t>
      </w:r>
      <w:r w:rsidR="007F76FE">
        <w:rPr>
          <w:lang w:val="fi-FI"/>
        </w:rPr>
        <w:t>-geenin puuttuvan toiminnan mutaatiosta; solut eivät pysty tuottamaan tarpeeksi SMN-proteiinia</w:t>
      </w:r>
      <w:r w:rsidR="00D80302">
        <w:rPr>
          <w:lang w:val="fi-FI"/>
        </w:rPr>
        <w:t>, joka johtaa</w:t>
      </w:r>
      <w:r w:rsidR="007F76FE">
        <w:rPr>
          <w:lang w:val="fi-FI"/>
        </w:rPr>
        <w:t xml:space="preserve"> motoneuronien </w:t>
      </w:r>
      <w:r w:rsidR="00D80302">
        <w:rPr>
          <w:lang w:val="fi-FI"/>
        </w:rPr>
        <w:t>degeneraatioon</w:t>
      </w:r>
      <w:r w:rsidR="007F76FE">
        <w:rPr>
          <w:lang w:val="fi-FI"/>
        </w:rPr>
        <w:t>.</w:t>
      </w:r>
      <w:r w:rsidR="00D80302">
        <w:rPr>
          <w:lang w:val="fi-FI"/>
        </w:rPr>
        <w:t xml:space="preserve"> Taudin heterogeeniseen kliiniseen kuvaan vaikuttaa </w:t>
      </w:r>
      <w:r w:rsidR="007F76FE" w:rsidRPr="007F76FE">
        <w:rPr>
          <w:i/>
          <w:lang w:val="fi-FI"/>
        </w:rPr>
        <w:t>SMN1</w:t>
      </w:r>
      <w:r w:rsidR="007F76FE">
        <w:rPr>
          <w:i/>
          <w:lang w:val="fi-FI"/>
        </w:rPr>
        <w:t xml:space="preserve"> </w:t>
      </w:r>
      <w:r w:rsidR="007F76FE">
        <w:rPr>
          <w:lang w:val="fi-FI"/>
        </w:rPr>
        <w:t>-geeni</w:t>
      </w:r>
      <w:r w:rsidR="00D80302">
        <w:rPr>
          <w:lang w:val="fi-FI"/>
        </w:rPr>
        <w:t xml:space="preserve">n </w:t>
      </w:r>
      <w:r w:rsidR="00F10E77">
        <w:rPr>
          <w:lang w:val="fi-FI"/>
        </w:rPr>
        <w:t>homologi</w:t>
      </w:r>
      <w:r w:rsidR="007F76FE">
        <w:rPr>
          <w:lang w:val="fi-FI"/>
        </w:rPr>
        <w:t xml:space="preserve"> </w:t>
      </w:r>
      <w:r w:rsidR="007F76FE" w:rsidRPr="007F76FE">
        <w:rPr>
          <w:i/>
          <w:lang w:val="fi-FI"/>
        </w:rPr>
        <w:t>SMN2</w:t>
      </w:r>
      <w:r w:rsidR="007F76FE">
        <w:rPr>
          <w:i/>
          <w:lang w:val="fi-FI"/>
        </w:rPr>
        <w:t xml:space="preserve">, </w:t>
      </w:r>
      <w:r w:rsidR="00F10E77">
        <w:rPr>
          <w:lang w:val="fi-FI"/>
        </w:rPr>
        <w:t xml:space="preserve">joita voi olla solussa yhdestä jopa kuuteen. </w:t>
      </w:r>
      <w:r w:rsidR="00F10E77" w:rsidRPr="00F10E77">
        <w:rPr>
          <w:i/>
          <w:lang w:val="fi-FI"/>
        </w:rPr>
        <w:t>SMN2</w:t>
      </w:r>
      <w:r w:rsidR="00F10E77">
        <w:rPr>
          <w:lang w:val="fi-FI"/>
        </w:rPr>
        <w:t xml:space="preserve">-geenissä on C&gt;T </w:t>
      </w:r>
      <w:proofErr w:type="spellStart"/>
      <w:r w:rsidR="00F10E77">
        <w:rPr>
          <w:lang w:val="fi-FI"/>
        </w:rPr>
        <w:t>transitio</w:t>
      </w:r>
      <w:proofErr w:type="spellEnd"/>
      <w:r w:rsidR="00F10E77">
        <w:rPr>
          <w:lang w:val="fi-FI"/>
        </w:rPr>
        <w:t xml:space="preserve"> </w:t>
      </w:r>
      <w:proofErr w:type="spellStart"/>
      <w:r w:rsidR="00F10E77">
        <w:rPr>
          <w:lang w:val="fi-FI"/>
        </w:rPr>
        <w:t>eksonin</w:t>
      </w:r>
      <w:proofErr w:type="spellEnd"/>
      <w:r w:rsidR="00F10E77">
        <w:rPr>
          <w:lang w:val="fi-FI"/>
        </w:rPr>
        <w:t xml:space="preserve"> 7 kuudennessa </w:t>
      </w:r>
      <w:proofErr w:type="spellStart"/>
      <w:r w:rsidR="00F10E77">
        <w:rPr>
          <w:lang w:val="fi-FI"/>
        </w:rPr>
        <w:t>nukleotidissa</w:t>
      </w:r>
      <w:proofErr w:type="spellEnd"/>
      <w:r w:rsidR="004F588E">
        <w:rPr>
          <w:lang w:val="fi-FI"/>
        </w:rPr>
        <w:t>, jonka vuoksi geenin</w:t>
      </w:r>
      <w:r w:rsidR="00F10E77">
        <w:rPr>
          <w:lang w:val="fi-FI"/>
        </w:rPr>
        <w:t xml:space="preserve"> </w:t>
      </w:r>
      <w:r w:rsidR="00035B3A">
        <w:rPr>
          <w:lang w:val="fi-FI"/>
        </w:rPr>
        <w:t>tuottamasta proteiinista</w:t>
      </w:r>
      <w:r w:rsidR="007F76FE">
        <w:rPr>
          <w:lang w:val="fi-FI"/>
        </w:rPr>
        <w:t xml:space="preserve"> noin 90% on </w:t>
      </w:r>
      <w:r w:rsidR="00E10349">
        <w:rPr>
          <w:lang w:val="fi-FI"/>
        </w:rPr>
        <w:t xml:space="preserve">toimimatonta </w:t>
      </w:r>
      <w:r w:rsidR="00E10349" w:rsidRPr="00E10349">
        <w:rPr>
          <w:lang w:val="fi-FI"/>
        </w:rPr>
        <w:t>SMNΔ7</w:t>
      </w:r>
      <w:r w:rsidR="00E10349">
        <w:rPr>
          <w:lang w:val="fi-FI"/>
        </w:rPr>
        <w:t>-proteiinia</w:t>
      </w:r>
      <w:r w:rsidR="009D3179">
        <w:rPr>
          <w:lang w:val="fi-FI"/>
        </w:rPr>
        <w:t>.</w:t>
      </w:r>
      <w:r w:rsidR="00035B3A">
        <w:rPr>
          <w:lang w:val="fi-FI"/>
        </w:rPr>
        <w:t xml:space="preserve"> </w:t>
      </w:r>
      <w:r w:rsidR="009D3179">
        <w:rPr>
          <w:lang w:val="fi-FI"/>
        </w:rPr>
        <w:t>T</w:t>
      </w:r>
      <w:r w:rsidR="00035B3A">
        <w:rPr>
          <w:lang w:val="fi-FI"/>
        </w:rPr>
        <w:t>audin vakavuus riippuu näi</w:t>
      </w:r>
      <w:r w:rsidR="00EB42BB">
        <w:rPr>
          <w:lang w:val="fi-FI"/>
        </w:rPr>
        <w:t xml:space="preserve">den </w:t>
      </w:r>
      <w:r w:rsidR="009D3179" w:rsidRPr="009D3179">
        <w:rPr>
          <w:i/>
          <w:lang w:val="fi-FI"/>
        </w:rPr>
        <w:t>SMN2</w:t>
      </w:r>
      <w:r w:rsidR="009D3179">
        <w:rPr>
          <w:lang w:val="fi-FI"/>
        </w:rPr>
        <w:t>-duplikaattien</w:t>
      </w:r>
      <w:r w:rsidR="00EB42BB">
        <w:rPr>
          <w:lang w:val="fi-FI"/>
        </w:rPr>
        <w:t xml:space="preserve"> määrästä, sillä noin 10% geenin tuotteesta on </w:t>
      </w:r>
      <w:r w:rsidR="00875F88">
        <w:rPr>
          <w:lang w:val="fi-FI"/>
        </w:rPr>
        <w:t>normaalia</w:t>
      </w:r>
      <w:r w:rsidR="00EB42BB">
        <w:rPr>
          <w:lang w:val="fi-FI"/>
        </w:rPr>
        <w:t xml:space="preserve"> SMN-proteiinia, joka korvaa </w:t>
      </w:r>
      <w:r w:rsidR="00EB42BB" w:rsidRPr="00EB42BB">
        <w:rPr>
          <w:i/>
          <w:lang w:val="fi-FI"/>
        </w:rPr>
        <w:t>SMN1</w:t>
      </w:r>
      <w:r w:rsidR="00EB42BB">
        <w:rPr>
          <w:lang w:val="fi-FI"/>
        </w:rPr>
        <w:t>-geenin toiminnan puutetta</w:t>
      </w:r>
      <w:r w:rsidR="00F3274B">
        <w:rPr>
          <w:lang w:val="fi-FI"/>
        </w:rPr>
        <w:t xml:space="preserve"> </w:t>
      </w:r>
      <w:r w:rsidR="00F3274B">
        <w:rPr>
          <w:lang w:val="fi-FI"/>
        </w:rPr>
        <w:fldChar w:fldCharType="begin" w:fldLock="1"/>
      </w:r>
      <w:r w:rsidR="00F3274B">
        <w:rPr>
          <w:lang w:val="fi-FI"/>
        </w:rPr>
        <w:instrText>ADDIN CSL_CITATION {"citationItems":[{"id":"ITEM-1","itemData":{"abstract":"Spinal muscular atrophy (SMA) is a devastating neuromuscular disorder characterized by loss of motor neurons and muscle atrophy, generally presenting in childhood. SMA is caused by low levels of the survival motor neuron protein (SMN) due to inactivating mutations in the encoding gene SMN1. A second duplicated gene, SMN2, produces very little but sufficient functional protein for survival. Therapeutic strategies to increase SMN are in clinical trials, and the first SMN2-directed antisense oligonucleotide (ASO) therapy has recently been licensed. However, several factors suggest that complementary strategies may be needed for the long-term maintenance of neuromuscular and other functions in SMA patients. Pre-clinical SMA models demonstrate that the requirement for SMN protein is highest when the structural connections of the neuromuscular system are being established, from late fetal life throughout infancy. Augmenting SMN may not address the slow neurodegenerative process underlying progressive functional decline beyond childhood in less severe types of SMA. Furthermore, individuals receiving SMN-based treatments may be vulnerable to delayed symptoms if rescue of the neuromuscular system is incomplete. Finally, a large number of older patients living with SMA do not fulfill the present criteria for inclusion in gene therapy and ASO clinical trials, and may not benefit from SMN-inducing treatments. Therefore, a comprehensive whole-lifespan approach to SMA therapy is required that includes both SMN-dependent and SMN-independent strategies that treat the CNS and periphery. Here, we review the range of non-SMN pathways implicated in SMA pathophysiology and discuss how various model systems can serve as valuable tools for SMA drug discovery.","author":[{"dropping-particle":"","family":"Bowerman","given":"Melissa","non-dropping-particle":"","parse-names":false,"suffix":""},{"dropping-particle":"","family":"Becker","given":"Catherina G","non-dropping-particle":"","parse-names":false,"suffix":""},{"dropping-particle":"","family":"Yáñez-Muñoz","given":"Rafael J","non-dropping-particle":"","parse-names":false,"suffix":""},{"dropping-particle":"","family":"Ning","given":"Ke","non-dropping-particle":"","parse-names":false,"suffix":""},{"dropping-particle":"","family":"Wood","given":"Matthew J A","non-dropping-particle":"","parse-names":false,"suffix":""},{"dropping-particle":"","family":"Gillingwater","given":"Thomas H","non-dropping-particle":"","parse-names":false,"suffix":""},{"dropping-particle":"","family":"Talbot","given":"Kevin","non-dropping-particle":"","parse-names":false,"suffix":""}],"container-title":"Dis Models Mech","id":"ITEM-1","issue":"8","issued":{"date-parts":[["2017"]]},"page":"943","title":"Therapeutic strategies for spinal muscular atrophy: SMN and beyond","type":"article-journal","volume":"10"},"uris":["http://www.mendeley.com/documents/?uuid=cf3b7a68-e078-40db-8cce-929367874139"]}],"mendeley":{"formattedCitation":"(&lt;span style=\"baseline\"&gt;Bowerman ym.&lt;/span&gt;, 2017)","plainTextFormattedCitation":"(Bowerman ym., 2017)"},"properties":{"noteIndex":0},"schema":"https://github.com/citation-style-language/schema/raw/master/csl-citation.json"}</w:instrText>
      </w:r>
      <w:r w:rsidR="00F3274B">
        <w:rPr>
          <w:lang w:val="fi-FI"/>
        </w:rPr>
        <w:fldChar w:fldCharType="separate"/>
      </w:r>
      <w:r w:rsidR="00F3274B" w:rsidRPr="00F3274B">
        <w:rPr>
          <w:noProof/>
          <w:lang w:val="fi-FI"/>
        </w:rPr>
        <w:t>(Bowerman ym., 2017)</w:t>
      </w:r>
      <w:r w:rsidR="00F3274B">
        <w:rPr>
          <w:lang w:val="fi-FI"/>
        </w:rPr>
        <w:fldChar w:fldCharType="end"/>
      </w:r>
      <w:r w:rsidR="00DF02D5">
        <w:rPr>
          <w:lang w:val="fi-FI"/>
        </w:rPr>
        <w:t>.</w:t>
      </w:r>
    </w:p>
    <w:p w14:paraId="25A7FF31" w14:textId="4038CF8D" w:rsidR="007F76FE" w:rsidRDefault="00CB4589" w:rsidP="00876A42">
      <w:pPr>
        <w:divId w:val="1791391697"/>
        <w:rPr>
          <w:lang w:val="fi-FI"/>
        </w:rPr>
      </w:pPr>
      <w:r>
        <w:rPr>
          <w:i/>
          <w:lang w:val="fi-FI"/>
        </w:rPr>
        <w:lastRenderedPageBreak/>
        <w:tab/>
      </w:r>
      <w:r w:rsidR="00E72FEE" w:rsidRPr="00E72FEE">
        <w:rPr>
          <w:i/>
          <w:lang w:val="fi-FI"/>
        </w:rPr>
        <w:t>SMN2</w:t>
      </w:r>
      <w:r>
        <w:rPr>
          <w:lang w:val="fi-FI"/>
        </w:rPr>
        <w:t>-geenin</w:t>
      </w:r>
      <w:r w:rsidR="00E72FEE">
        <w:rPr>
          <w:lang w:val="fi-FI"/>
        </w:rPr>
        <w:t xml:space="preserve"> mutaatio</w:t>
      </w:r>
      <w:r w:rsidR="00E10349">
        <w:rPr>
          <w:lang w:val="fi-FI"/>
        </w:rPr>
        <w:t xml:space="preserve"> </w:t>
      </w:r>
      <w:r w:rsidR="009E7BB1">
        <w:rPr>
          <w:lang w:val="fi-FI"/>
        </w:rPr>
        <w:t>johtaa</w:t>
      </w:r>
      <w:r w:rsidR="00E10349">
        <w:rPr>
          <w:lang w:val="fi-FI"/>
        </w:rPr>
        <w:t xml:space="preserve"> </w:t>
      </w:r>
      <w:proofErr w:type="spellStart"/>
      <w:r w:rsidR="00E10349">
        <w:rPr>
          <w:lang w:val="fi-FI"/>
        </w:rPr>
        <w:t>eksonin</w:t>
      </w:r>
      <w:proofErr w:type="spellEnd"/>
      <w:r w:rsidR="00E10349">
        <w:rPr>
          <w:lang w:val="fi-FI"/>
        </w:rPr>
        <w:t xml:space="preserve"> 7 puuttumis</w:t>
      </w:r>
      <w:r w:rsidR="009E7BB1">
        <w:rPr>
          <w:lang w:val="fi-FI"/>
        </w:rPr>
        <w:t>e</w:t>
      </w:r>
      <w:r w:rsidR="00E10349">
        <w:rPr>
          <w:lang w:val="fi-FI"/>
        </w:rPr>
        <w:t>en virheellisen silmukoinnin seurauksena</w:t>
      </w:r>
      <w:r w:rsidR="009E7BB1">
        <w:rPr>
          <w:lang w:val="fi-FI"/>
        </w:rPr>
        <w:t>, koska mutaatio vaikuttaa</w:t>
      </w:r>
      <w:r w:rsidR="002554E3">
        <w:rPr>
          <w:lang w:val="fi-FI"/>
        </w:rPr>
        <w:t xml:space="preserve"> </w:t>
      </w:r>
      <w:proofErr w:type="spellStart"/>
      <w:r w:rsidR="002554E3">
        <w:rPr>
          <w:lang w:val="fi-FI"/>
        </w:rPr>
        <w:t>eksoniseen</w:t>
      </w:r>
      <w:proofErr w:type="spellEnd"/>
      <w:r w:rsidR="009E7BB1">
        <w:rPr>
          <w:lang w:val="fi-FI"/>
        </w:rPr>
        <w:t xml:space="preserve"> silmukoinnin </w:t>
      </w:r>
      <w:r w:rsidR="00E50362">
        <w:rPr>
          <w:lang w:val="fi-FI"/>
        </w:rPr>
        <w:t>säätely</w:t>
      </w:r>
      <w:r w:rsidR="002554E3">
        <w:rPr>
          <w:lang w:val="fi-FI"/>
        </w:rPr>
        <w:t>jaksoon</w:t>
      </w:r>
      <w:r w:rsidR="00F92ECF">
        <w:rPr>
          <w:lang w:val="fi-FI"/>
        </w:rPr>
        <w:t xml:space="preserve">. </w:t>
      </w:r>
      <w:r w:rsidR="00F92ECF">
        <w:rPr>
          <w:lang w:val="fi-FI"/>
        </w:rPr>
        <w:fldChar w:fldCharType="begin" w:fldLock="1"/>
      </w:r>
      <w:r w:rsidR="009759A8">
        <w:rPr>
          <w:lang w:val="fi-FI"/>
        </w:rPr>
        <w:instrText>ADDIN CSL_CITATION {"citationItems":[{"id":"ITEM-1","itemData":{"abstract":"Spinal muscular atrophy (SMA) is a devastating neuromuscular disorder characterized by loss of motor neurons and muscle atrophy, generally presenting in childhood. SMA is caused by low levels of the survival motor neuron protein (SMN) due to inactivating mutations in the encoding gene SMN1. A second duplicated gene, SMN2, produces very little but sufficient functional protein for survival. Therapeutic strategies to increase SMN are in clinical trials, and the first SMN2-directed antisense oligonucleotide (ASO) therapy has recently been licensed. However, several factors suggest that complementary strategies may be needed for the long-term maintenance of neuromuscular and other functions in SMA patients. Pre-clinical SMA models demonstrate that the requirement for SMN protein is highest when the structural connections of the neuromuscular system are being established, from late fetal life throughout infancy. Augmenting SMN may not address the slow neurodegenerative process underlying progressive functional decline beyond childhood in less severe types of SMA. Furthermore, individuals receiving SMN-based treatments may be vulnerable to delayed symptoms if rescue of the neuromuscular system is incomplete. Finally, a large number of older patients living with SMA do not fulfill the present criteria for inclusion in gene therapy and ASO clinical trials, and may not benefit from SMN-inducing treatments. Therefore, a comprehensive whole-lifespan approach to SMA therapy is required that includes both SMN-dependent and SMN-independent strategies that treat the CNS and periphery. Here, we review the range of non-SMN pathways implicated in SMA pathophysiology and discuss how various model systems can serve as valuable tools for SMA drug discovery.","author":[{"dropping-particle":"","family":"Bowerman","given":"Melissa","non-dropping-particle":"","parse-names":false,"suffix":""},{"dropping-particle":"","family":"Becker","given":"Catherina G","non-dropping-particle":"","parse-names":false,"suffix":""},{"dropping-particle":"","family":"Yáñez-Muñoz","given":"Rafael J","non-dropping-particle":"","parse-names":false,"suffix":""},{"dropping-particle":"","family":"Ning","given":"Ke","non-dropping-particle":"","parse-names":false,"suffix":""},{"dropping-particle":"","family":"Wood","given":"Matthew J A","non-dropping-particle":"","parse-names":false,"suffix":""},{"dropping-particle":"","family":"Gillingwater","given":"Thomas H","non-dropping-particle":"","parse-names":false,"suffix":""},{"dropping-particle":"","family":"Talbot","given":"Kevin","non-dropping-particle":"","parse-names":false,"suffix":""}],"container-title":"Dis Models Mech","id":"ITEM-1","issue":"8","issued":{"date-parts":[["2017"]]},"page":"943","title":"Therapeutic strategies for spinal muscular atrophy: SMN and beyond","type":"article-journal","volume":"10"},"uris":["http://www.mendeley.com/documents/?uuid=cf3b7a68-e078-40db-8cce-929367874139"]}],"mendeley":{"formattedCitation":"(&lt;span style=\"baseline\"&gt;Bowerman ym.&lt;/span&gt;, 2017)","plainTextFormattedCitation":"(Bowerman ym., 2017)","previouslyFormattedCitation":"(&lt;span style=\"baseline\"&gt;Bowerman ym.&lt;/span&gt;, 2017)"},"properties":{"noteIndex":0},"schema":"https://github.com/citation-style-language/schema/raw/master/csl-citation.json"}</w:instrText>
      </w:r>
      <w:r w:rsidR="00F92ECF">
        <w:rPr>
          <w:lang w:val="fi-FI"/>
        </w:rPr>
        <w:fldChar w:fldCharType="separate"/>
      </w:r>
      <w:r w:rsidR="00F92ECF" w:rsidRPr="00F92ECF">
        <w:rPr>
          <w:noProof/>
          <w:lang w:val="fi-FI"/>
        </w:rPr>
        <w:t>(Bowerman ym., 2017)</w:t>
      </w:r>
      <w:r w:rsidR="00F92ECF">
        <w:rPr>
          <w:lang w:val="fi-FI"/>
        </w:rPr>
        <w:fldChar w:fldCharType="end"/>
      </w:r>
      <w:r w:rsidR="00F92ECF">
        <w:rPr>
          <w:lang w:val="fi-FI"/>
        </w:rPr>
        <w:t>. V</w:t>
      </w:r>
      <w:r w:rsidR="00411348">
        <w:rPr>
          <w:lang w:val="fi-FI"/>
        </w:rPr>
        <w:t>irheelli</w:t>
      </w:r>
      <w:r w:rsidR="009E7BB1">
        <w:rPr>
          <w:lang w:val="fi-FI"/>
        </w:rPr>
        <w:t>sen silmukoinni</w:t>
      </w:r>
      <w:r w:rsidR="001D38E5">
        <w:rPr>
          <w:lang w:val="fi-FI"/>
        </w:rPr>
        <w:t xml:space="preserve">n </w:t>
      </w:r>
      <w:r w:rsidR="00F97848">
        <w:rPr>
          <w:lang w:val="fi-FI"/>
        </w:rPr>
        <w:t xml:space="preserve">syyksi </w:t>
      </w:r>
      <w:r w:rsidR="001D38E5">
        <w:rPr>
          <w:lang w:val="fi-FI"/>
        </w:rPr>
        <w:t xml:space="preserve">on esitetty kaksi eri </w:t>
      </w:r>
      <w:r w:rsidR="00AC7BC3">
        <w:rPr>
          <w:lang w:val="fi-FI"/>
        </w:rPr>
        <w:t>hypoteesia:</w:t>
      </w:r>
      <w:r w:rsidR="00B5210D">
        <w:rPr>
          <w:lang w:val="fi-FI"/>
        </w:rPr>
        <w:t xml:space="preserve"> </w:t>
      </w:r>
      <w:proofErr w:type="spellStart"/>
      <w:r w:rsidR="00B5210D">
        <w:rPr>
          <w:lang w:val="fi-FI"/>
        </w:rPr>
        <w:t>eksonisen</w:t>
      </w:r>
      <w:proofErr w:type="spellEnd"/>
      <w:r w:rsidR="00B5210D">
        <w:rPr>
          <w:lang w:val="fi-FI"/>
        </w:rPr>
        <w:t xml:space="preserve"> silmukoinnin hiljentäjän </w:t>
      </w:r>
      <w:r w:rsidR="001D38E5">
        <w:rPr>
          <w:lang w:val="fi-FI"/>
        </w:rPr>
        <w:t>muodostuminen</w:t>
      </w:r>
      <w:r w:rsidR="00C35567">
        <w:rPr>
          <w:lang w:val="fi-FI"/>
        </w:rPr>
        <w:t xml:space="preserve"> </w:t>
      </w:r>
      <w:del w:id="53" w:author="Pelin, Katarina B" w:date="2018-12-19T15:50:00Z">
        <w:r w:rsidR="00C35567" w:rsidDel="00F92C32">
          <w:rPr>
            <w:lang w:val="fi-FI"/>
          </w:rPr>
          <w:delText>eli</w:delText>
        </w:r>
        <w:r w:rsidR="00B5210D" w:rsidDel="00F92C32">
          <w:rPr>
            <w:lang w:val="fi-FI"/>
          </w:rPr>
          <w:delText xml:space="preserve"> </w:delText>
        </w:r>
      </w:del>
      <w:r w:rsidR="00B5210D">
        <w:rPr>
          <w:lang w:val="fi-FI"/>
        </w:rPr>
        <w:t xml:space="preserve">tai </w:t>
      </w:r>
      <w:proofErr w:type="spellStart"/>
      <w:r w:rsidR="00B5210D">
        <w:rPr>
          <w:lang w:val="fi-FI"/>
        </w:rPr>
        <w:t>eksonisen</w:t>
      </w:r>
      <w:proofErr w:type="spellEnd"/>
      <w:r w:rsidR="00B5210D">
        <w:rPr>
          <w:lang w:val="fi-FI"/>
        </w:rPr>
        <w:t xml:space="preserve"> silmukoinnin tehostajan </w:t>
      </w:r>
      <w:r w:rsidR="001D38E5">
        <w:rPr>
          <w:lang w:val="fi-FI"/>
        </w:rPr>
        <w:t>menettäminen</w:t>
      </w:r>
      <w:r w:rsidR="00B5210D">
        <w:rPr>
          <w:lang w:val="fi-FI"/>
        </w:rPr>
        <w:t xml:space="preserve">. </w:t>
      </w:r>
      <w:r w:rsidR="00C35567">
        <w:rPr>
          <w:lang w:val="fi-FI"/>
        </w:rPr>
        <w:t xml:space="preserve">Silmukoinnin hiljentäjäjakson </w:t>
      </w:r>
      <w:r w:rsidR="00B5210D">
        <w:rPr>
          <w:lang w:val="fi-FI"/>
        </w:rPr>
        <w:t xml:space="preserve">muodostumishypoteesin mukaan mutaatio muodostaa kiinnittymiskohdan </w:t>
      </w:r>
      <w:r w:rsidR="009E7BB1">
        <w:rPr>
          <w:lang w:val="fi-FI"/>
        </w:rPr>
        <w:t>hnRNPA1 -proteiinille, joka on silmukoinnin hiljentäjäproteiini</w:t>
      </w:r>
      <w:r w:rsidR="001D38E5">
        <w:rPr>
          <w:lang w:val="fi-FI"/>
        </w:rPr>
        <w:t>,</w:t>
      </w:r>
      <w:r w:rsidR="00B5210D">
        <w:rPr>
          <w:lang w:val="fi-FI"/>
        </w:rPr>
        <w:t xml:space="preserve"> kun taas</w:t>
      </w:r>
      <w:r w:rsidR="00BD7C3A">
        <w:rPr>
          <w:lang w:val="fi-FI"/>
        </w:rPr>
        <w:t xml:space="preserve"> silmukoinnin tehostajajakson </w:t>
      </w:r>
      <w:r w:rsidR="00B5210D">
        <w:rPr>
          <w:lang w:val="fi-FI"/>
        </w:rPr>
        <w:t xml:space="preserve">menetyshypoteesin mukaan mutaatio estää SR-perheen SF2/ASF -silmukointitehostajan kiinnittymisen </w:t>
      </w:r>
      <w:proofErr w:type="spellStart"/>
      <w:r w:rsidR="00B5210D">
        <w:rPr>
          <w:lang w:val="fi-FI"/>
        </w:rPr>
        <w:t>eksonii</w:t>
      </w:r>
      <w:r w:rsidR="00CF50BC">
        <w:rPr>
          <w:lang w:val="fi-FI"/>
        </w:rPr>
        <w:t>n</w:t>
      </w:r>
      <w:proofErr w:type="spellEnd"/>
      <w:r w:rsidR="005111AF" w:rsidRPr="005111AF">
        <w:rPr>
          <w:lang w:val="fi-FI"/>
        </w:rPr>
        <w:t xml:space="preserve"> </w:t>
      </w:r>
      <w:r w:rsidR="005111AF" w:rsidRPr="005111AF">
        <w:rPr>
          <w:lang w:val="fi-FI"/>
        </w:rPr>
        <w:fldChar w:fldCharType="begin" w:fldLock="1"/>
      </w:r>
      <w:r w:rsidR="00F92ECF">
        <w:rPr>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5111AF" w:rsidRPr="005111AF">
        <w:rPr>
          <w:lang w:val="fi-FI"/>
        </w:rPr>
        <w:fldChar w:fldCharType="separate"/>
      </w:r>
      <w:r w:rsidR="005111AF" w:rsidRPr="005111AF">
        <w:rPr>
          <w:noProof/>
          <w:lang w:val="fi-FI"/>
        </w:rPr>
        <w:t>(Ward ja Cooper, 2010)</w:t>
      </w:r>
      <w:r w:rsidR="005111AF" w:rsidRPr="005111AF">
        <w:rPr>
          <w:lang w:val="fi-FI"/>
        </w:rPr>
        <w:fldChar w:fldCharType="end"/>
      </w:r>
      <w:r w:rsidR="005111AF">
        <w:rPr>
          <w:lang w:val="fi-FI"/>
        </w:rPr>
        <w:t>.</w:t>
      </w:r>
    </w:p>
    <w:p w14:paraId="38F5BB8A" w14:textId="77777777" w:rsidR="00C43625" w:rsidRPr="00BC4FDC" w:rsidRDefault="001775EE" w:rsidP="00C43625">
      <w:pPr>
        <w:pStyle w:val="Heading1"/>
        <w:divId w:val="1791391697"/>
        <w:rPr>
          <w:lang w:val="fi-FI"/>
        </w:rPr>
      </w:pPr>
      <w:bookmarkStart w:id="54" w:name="_Toc532590959"/>
      <w:bookmarkStart w:id="55" w:name="_Toc532849137"/>
      <w:r>
        <w:rPr>
          <w:lang w:val="fi-FI"/>
        </w:rPr>
        <w:t xml:space="preserve">6. </w:t>
      </w:r>
      <w:bookmarkEnd w:id="54"/>
      <w:r w:rsidR="00BC4FDC">
        <w:rPr>
          <w:lang w:val="fi-FI"/>
        </w:rPr>
        <w:t>Muut silmukoinnin sairaudet</w:t>
      </w:r>
      <w:bookmarkEnd w:id="55"/>
    </w:p>
    <w:p w14:paraId="46287493" w14:textId="77777777" w:rsidR="001775EE" w:rsidRDefault="001775EE" w:rsidP="001775EE">
      <w:pPr>
        <w:pStyle w:val="Heading2"/>
        <w:divId w:val="1791391697"/>
        <w:rPr>
          <w:lang w:val="fi-FI"/>
        </w:rPr>
      </w:pPr>
      <w:bookmarkStart w:id="56" w:name="_Toc532590960"/>
      <w:bookmarkStart w:id="57" w:name="_Toc532849138"/>
      <w:r>
        <w:rPr>
          <w:lang w:val="fi-FI"/>
        </w:rPr>
        <w:t>6.1</w:t>
      </w:r>
      <w:bookmarkEnd w:id="56"/>
      <w:r w:rsidR="00D160E9">
        <w:rPr>
          <w:lang w:val="fi-FI"/>
        </w:rPr>
        <w:t xml:space="preserve"> </w:t>
      </w:r>
      <w:proofErr w:type="spellStart"/>
      <w:r w:rsidR="00D160E9">
        <w:rPr>
          <w:lang w:val="fi-FI"/>
        </w:rPr>
        <w:t>Myotoninen</w:t>
      </w:r>
      <w:proofErr w:type="spellEnd"/>
      <w:r w:rsidR="00D160E9">
        <w:rPr>
          <w:lang w:val="fi-FI"/>
        </w:rPr>
        <w:t xml:space="preserve"> </w:t>
      </w:r>
      <w:proofErr w:type="spellStart"/>
      <w:r w:rsidR="00D160E9">
        <w:rPr>
          <w:lang w:val="fi-FI"/>
        </w:rPr>
        <w:t>dystrofia</w:t>
      </w:r>
      <w:bookmarkEnd w:id="57"/>
      <w:proofErr w:type="spellEnd"/>
    </w:p>
    <w:p w14:paraId="190D0445" w14:textId="77777777" w:rsidR="00216683" w:rsidRDefault="00216683" w:rsidP="00216683">
      <w:pPr>
        <w:divId w:val="1791391697"/>
        <w:rPr>
          <w:lang w:val="fi-FI"/>
        </w:rPr>
      </w:pPr>
      <w:proofErr w:type="spellStart"/>
      <w:r>
        <w:rPr>
          <w:lang w:val="fi-FI"/>
        </w:rPr>
        <w:t>Myotoninen</w:t>
      </w:r>
      <w:proofErr w:type="spellEnd"/>
      <w:r>
        <w:rPr>
          <w:lang w:val="fi-FI"/>
        </w:rPr>
        <w:t xml:space="preserve"> </w:t>
      </w:r>
      <w:proofErr w:type="spellStart"/>
      <w:r>
        <w:rPr>
          <w:lang w:val="fi-FI"/>
        </w:rPr>
        <w:t>dystrofia</w:t>
      </w:r>
      <w:proofErr w:type="spellEnd"/>
      <w:r w:rsidR="00563E2F">
        <w:rPr>
          <w:lang w:val="fi-FI"/>
        </w:rPr>
        <w:t xml:space="preserve"> (</w:t>
      </w:r>
      <w:proofErr w:type="spellStart"/>
      <w:r w:rsidR="00563E2F">
        <w:rPr>
          <w:lang w:val="fi-FI"/>
        </w:rPr>
        <w:t>Dystrophia</w:t>
      </w:r>
      <w:proofErr w:type="spellEnd"/>
      <w:r w:rsidR="00563E2F">
        <w:rPr>
          <w:lang w:val="fi-FI"/>
        </w:rPr>
        <w:t xml:space="preserve"> </w:t>
      </w:r>
      <w:proofErr w:type="spellStart"/>
      <w:r w:rsidR="00563E2F">
        <w:rPr>
          <w:lang w:val="fi-FI"/>
        </w:rPr>
        <w:t>myotonica</w:t>
      </w:r>
      <w:proofErr w:type="spellEnd"/>
      <w:r w:rsidR="00563E2F">
        <w:rPr>
          <w:lang w:val="fi-FI"/>
        </w:rPr>
        <w:t>, DM)</w:t>
      </w:r>
      <w:r>
        <w:rPr>
          <w:lang w:val="fi-FI"/>
        </w:rPr>
        <w:t xml:space="preserve"> </w:t>
      </w:r>
      <w:r w:rsidR="00563E2F">
        <w:rPr>
          <w:lang w:val="fi-FI"/>
        </w:rPr>
        <w:t xml:space="preserve">on </w:t>
      </w:r>
      <w:proofErr w:type="spellStart"/>
      <w:r w:rsidR="00563E2F">
        <w:rPr>
          <w:lang w:val="fi-FI"/>
        </w:rPr>
        <w:t>autosomaalisesti</w:t>
      </w:r>
      <w:proofErr w:type="spellEnd"/>
      <w:r w:rsidR="00563E2F">
        <w:rPr>
          <w:lang w:val="fi-FI"/>
        </w:rPr>
        <w:t xml:space="preserve"> dominantisti periytyvä, lähinnä eurooppalaisväestön keskuudessa esiintyvä sairaus. </w:t>
      </w:r>
      <w:proofErr w:type="spellStart"/>
      <w:r w:rsidR="00563E2F">
        <w:rPr>
          <w:lang w:val="fi-FI"/>
        </w:rPr>
        <w:t>Myotonisesta</w:t>
      </w:r>
      <w:proofErr w:type="spellEnd"/>
      <w:r w:rsidR="00563E2F">
        <w:rPr>
          <w:lang w:val="fi-FI"/>
        </w:rPr>
        <w:t xml:space="preserve"> </w:t>
      </w:r>
      <w:proofErr w:type="spellStart"/>
      <w:r w:rsidR="00563E2F">
        <w:rPr>
          <w:lang w:val="fi-FI"/>
        </w:rPr>
        <w:t>dystrofiasta</w:t>
      </w:r>
      <w:proofErr w:type="spellEnd"/>
      <w:r w:rsidR="00563E2F">
        <w:rPr>
          <w:lang w:val="fi-FI"/>
        </w:rPr>
        <w:t xml:space="preserve"> on kaksi muotoa, DM1 ja DM2. Sairauden aiheuttaa molemmissa eri geeni. Sairauden aiheuttava mutaatio esiintyy frekvenssillä 1</w:t>
      </w:r>
      <w:r w:rsidR="003D2D82">
        <w:rPr>
          <w:lang w:val="fi-FI"/>
        </w:rPr>
        <w:t>:</w:t>
      </w:r>
      <w:r w:rsidR="00563E2F">
        <w:rPr>
          <w:lang w:val="fi-FI"/>
        </w:rPr>
        <w:t>1100 suomalaisten verenluovuttajien näytteistä tehdyssä tutkimuksessa, mutta näytekoko oli suhteellisen pieni. Sairaus on harvinainen muissa kuin eurooppalaisissa populaatioissa. Perustajanvaikutuksen vuoksi joillakin alueilla geeni on rikastunut, jonka seurauksena esimerkiksi Ka</w:t>
      </w:r>
      <w:r w:rsidR="00563E2F">
        <w:rPr>
          <w:lang w:val="fi-FI"/>
        </w:rPr>
        <w:lastRenderedPageBreak/>
        <w:t>nadassa koillisessa Quebecissa esiintyvyys on jopa 1</w:t>
      </w:r>
      <w:r w:rsidR="001235AF">
        <w:rPr>
          <w:lang w:val="fi-FI"/>
        </w:rPr>
        <w:t>:</w:t>
      </w:r>
      <w:r w:rsidR="00563E2F">
        <w:rPr>
          <w:lang w:val="fi-FI"/>
        </w:rPr>
        <w:t>550. DM2-tyyppiä on tutkittu vähemmän, mutta Saksassa tehdyn tutkimuksen mukaan</w:t>
      </w:r>
      <w:r w:rsidR="009B294C">
        <w:rPr>
          <w:lang w:val="fi-FI"/>
        </w:rPr>
        <w:t xml:space="preserve"> molempien muotojen esiintyvyys on sama. DM2-mutaatio ilmenee vain tietyllä </w:t>
      </w:r>
      <w:proofErr w:type="spellStart"/>
      <w:r w:rsidR="009B294C">
        <w:rPr>
          <w:lang w:val="fi-FI"/>
        </w:rPr>
        <w:t>haplotyypillä</w:t>
      </w:r>
      <w:proofErr w:type="spellEnd"/>
      <w:r w:rsidR="009B294C">
        <w:rPr>
          <w:lang w:val="fi-FI"/>
        </w:rPr>
        <w:t xml:space="preserve">, joka viittaa yhteiseen alkuperään </w:t>
      </w:r>
      <w:r w:rsidR="009B294C">
        <w:rPr>
          <w:lang w:val="fi-FI"/>
        </w:rPr>
        <w:fldChar w:fldCharType="begin" w:fldLock="1"/>
      </w:r>
      <w:r w:rsidR="00B20F56">
        <w:rPr>
          <w:lang w:val="fi-FI"/>
        </w:rPr>
        <w:instrText>ADDIN CSL_CITATION {"citationItems":[{"id":"ITEM-1","itemData":{"DOI":"10.1016/j.ncl.2014.04.011","ISSN":"1557-9875","abstract":"Myotonic dystrophy (dystrophia myotonica, DM) is one of the most common lethal monogenic disorders in populations of European descent. DM type 1 was first described over a century ago. More recently, a second form of the disease, DM type 2 was recognized, which results from repeat expansion in a different gene. Both disorders have autosomal dominant inheritance and multisystem features, including myotonic myopathy, cataract, and cardiac conduction disease. This article reviews the clinical presentation and pathophysiology of DM and discusses current management and future potential for developing targeted therapies.","author":[{"dropping-particle":"","family":"Thornton","given":"Charles A","non-dropping-particle":"","parse-names":false,"suffix":""}],"container-title":"Neurologic clinics","edition":"2014/06/06","id":"ITEM-1","issue":"3","issued":{"date-parts":[["2014","8"]]},"page":"705-719","title":"Myotonic dystrophy","type":"article-journal","volume":"32"},"uris":["http://www.mendeley.com/documents/?uuid=9f55c231-2151-4abe-bebb-16fd8bbec558"]}],"mendeley":{"formattedCitation":"(&lt;span style=\"baseline\"&gt;Thornton&lt;/span&gt;, 2014)","plainTextFormattedCitation":"(Thornton, 2014)","previouslyFormattedCitation":"(&lt;span style=\"baseline\"&gt;Thornton&lt;/span&gt;, 2014)"},"properties":{"noteIndex":0},"schema":"https://github.com/citation-style-language/schema/raw/master/csl-citation.json"}</w:instrText>
      </w:r>
      <w:r w:rsidR="009B294C">
        <w:rPr>
          <w:lang w:val="fi-FI"/>
        </w:rPr>
        <w:fldChar w:fldCharType="separate"/>
      </w:r>
      <w:r w:rsidR="009B294C" w:rsidRPr="009B294C">
        <w:rPr>
          <w:noProof/>
          <w:lang w:val="fi-FI"/>
        </w:rPr>
        <w:t>(Thornton, 2014)</w:t>
      </w:r>
      <w:r w:rsidR="009B294C">
        <w:rPr>
          <w:lang w:val="fi-FI"/>
        </w:rPr>
        <w:fldChar w:fldCharType="end"/>
      </w:r>
      <w:r w:rsidR="009B294C">
        <w:rPr>
          <w:lang w:val="fi-FI"/>
        </w:rPr>
        <w:t>.</w:t>
      </w:r>
    </w:p>
    <w:p w14:paraId="23698EE1" w14:textId="7B6EF73C" w:rsidR="008972BB" w:rsidRDefault="00063AA6" w:rsidP="00216683">
      <w:pPr>
        <w:divId w:val="1791391697"/>
        <w:rPr>
          <w:lang w:val="fi-FI"/>
        </w:rPr>
      </w:pPr>
      <w:r>
        <w:rPr>
          <w:lang w:val="fi-FI"/>
        </w:rPr>
        <w:tab/>
      </w:r>
      <w:r w:rsidR="00E0341D">
        <w:rPr>
          <w:lang w:val="fi-FI"/>
        </w:rPr>
        <w:t xml:space="preserve">DM1-tyypin </w:t>
      </w:r>
      <w:proofErr w:type="spellStart"/>
      <w:r w:rsidR="00E0341D">
        <w:rPr>
          <w:lang w:val="fi-FI"/>
        </w:rPr>
        <w:t>myotoninen</w:t>
      </w:r>
      <w:proofErr w:type="spellEnd"/>
      <w:r w:rsidR="00E0341D">
        <w:rPr>
          <w:lang w:val="fi-FI"/>
        </w:rPr>
        <w:t xml:space="preserve"> </w:t>
      </w:r>
      <w:proofErr w:type="spellStart"/>
      <w:r w:rsidR="00E0341D">
        <w:rPr>
          <w:lang w:val="fi-FI"/>
        </w:rPr>
        <w:t>dystrofia</w:t>
      </w:r>
      <w:proofErr w:type="spellEnd"/>
      <w:r w:rsidR="00E0341D">
        <w:rPr>
          <w:lang w:val="fi-FI"/>
        </w:rPr>
        <w:t xml:space="preserve"> johtuu </w:t>
      </w:r>
      <w:r w:rsidR="00E0341D" w:rsidRPr="00E0341D">
        <w:rPr>
          <w:i/>
          <w:lang w:val="fi-FI"/>
        </w:rPr>
        <w:t>DMPK</w:t>
      </w:r>
      <w:r w:rsidR="00E0341D">
        <w:rPr>
          <w:lang w:val="fi-FI"/>
        </w:rPr>
        <w:t xml:space="preserve">-geenin mutaatiosta. Geenissä on luonnostaan </w:t>
      </w:r>
      <w:del w:id="58" w:author="Pelin, Katarina B" w:date="2018-12-19T15:52:00Z">
        <w:r w:rsidR="00E0341D" w:rsidDel="00F92C32">
          <w:rPr>
            <w:lang w:val="fi-FI"/>
          </w:rPr>
          <w:delText>C</w:delText>
        </w:r>
      </w:del>
      <w:commentRangeStart w:id="59"/>
      <w:r w:rsidR="00E0341D">
        <w:rPr>
          <w:lang w:val="fi-FI"/>
        </w:rPr>
        <w:t>CTG</w:t>
      </w:r>
      <w:commentRangeEnd w:id="59"/>
      <w:r w:rsidR="00F92C32">
        <w:rPr>
          <w:rStyle w:val="CommentReference"/>
        </w:rPr>
        <w:commentReference w:id="59"/>
      </w:r>
      <w:r w:rsidR="00E0341D">
        <w:rPr>
          <w:lang w:val="fi-FI"/>
        </w:rPr>
        <w:t xml:space="preserve">-toistojaksoja normaalissa geenissä 5-37, ja </w:t>
      </w:r>
      <w:r w:rsidR="0079314A">
        <w:rPr>
          <w:lang w:val="fi-FI"/>
        </w:rPr>
        <w:t>sairailla ainakin</w:t>
      </w:r>
      <w:r w:rsidR="00E0341D">
        <w:rPr>
          <w:lang w:val="fi-FI"/>
        </w:rPr>
        <w:t xml:space="preserve"> </w:t>
      </w:r>
      <w:proofErr w:type="spellStart"/>
      <w:r w:rsidR="00E0341D">
        <w:rPr>
          <w:lang w:val="fi-FI"/>
        </w:rPr>
        <w:t>ainakin</w:t>
      </w:r>
      <w:proofErr w:type="spellEnd"/>
      <w:r w:rsidR="00E0341D">
        <w:rPr>
          <w:lang w:val="fi-FI"/>
        </w:rPr>
        <w:t xml:space="preserve"> 50 ja joissain tapauksissa jopa </w:t>
      </w:r>
      <w:commentRangeStart w:id="60"/>
      <w:r w:rsidR="00E0341D">
        <w:rPr>
          <w:lang w:val="fi-FI"/>
        </w:rPr>
        <w:t>3000 toistoa</w:t>
      </w:r>
      <w:commentRangeEnd w:id="60"/>
      <w:r w:rsidR="00F92C32">
        <w:rPr>
          <w:rStyle w:val="CommentReference"/>
        </w:rPr>
        <w:commentReference w:id="60"/>
      </w:r>
      <w:r w:rsidR="00E0341D">
        <w:rPr>
          <w:lang w:val="fi-FI"/>
        </w:rPr>
        <w:t>.</w:t>
      </w:r>
      <w:r w:rsidR="0079314A">
        <w:rPr>
          <w:lang w:val="fi-FI"/>
        </w:rPr>
        <w:t xml:space="preserve"> Vähäinen toistojen määrä korreloi oireiden vakavuuden kanssa: ihmisillä</w:t>
      </w:r>
      <w:r w:rsidR="005A2AC6">
        <w:rPr>
          <w:lang w:val="fi-FI"/>
        </w:rPr>
        <w:t>,</w:t>
      </w:r>
      <w:r w:rsidR="0079314A">
        <w:rPr>
          <w:lang w:val="fi-FI"/>
        </w:rPr>
        <w:t xml:space="preserve"> joilla on 50-70 toistoa sairaus puhkeaa vasta myöhäisemmässä iässä. </w:t>
      </w:r>
      <w:r w:rsidR="005A2AC6">
        <w:rPr>
          <w:lang w:val="fi-FI"/>
        </w:rPr>
        <w:t xml:space="preserve">70-90 toiston sairaus puhkeaa yleensä noin 40 ikävuoden jälkeen ja oireet ovat lieviä. Syntymästä alkavassa, oireiltaan vakavassa muodossa toistoja on yli 1000. </w:t>
      </w:r>
      <w:r w:rsidR="00E0341D">
        <w:rPr>
          <w:lang w:val="fi-FI"/>
        </w:rPr>
        <w:t>DM2-tyypissä mu</w:t>
      </w:r>
      <w:r w:rsidR="00C92282">
        <w:rPr>
          <w:lang w:val="fi-FI"/>
        </w:rPr>
        <w:t xml:space="preserve">taatio on </w:t>
      </w:r>
      <w:r w:rsidR="00C92282" w:rsidRPr="00C92282">
        <w:rPr>
          <w:i/>
          <w:lang w:val="fi-FI"/>
        </w:rPr>
        <w:t>ZNF9</w:t>
      </w:r>
      <w:r w:rsidR="00C92282">
        <w:rPr>
          <w:lang w:val="fi-FI"/>
        </w:rPr>
        <w:t xml:space="preserve">-geenissä, jossa on vastaavanlaisia CCTG-toistoja. </w:t>
      </w:r>
      <w:r w:rsidR="00810972">
        <w:rPr>
          <w:lang w:val="fi-FI"/>
        </w:rPr>
        <w:t>Normaalisti terveillä on 10-33 toistoa, ja sairailla on keskimäärin 5000 toistoa.</w:t>
      </w:r>
      <w:r w:rsidR="008972BB">
        <w:rPr>
          <w:lang w:val="fi-FI"/>
        </w:rPr>
        <w:t xml:space="preserve"> </w:t>
      </w:r>
      <w:commentRangeStart w:id="61"/>
      <w:proofErr w:type="spellStart"/>
      <w:r w:rsidR="008972BB">
        <w:rPr>
          <w:lang w:val="fi-FI"/>
        </w:rPr>
        <w:t>Myotonisessa</w:t>
      </w:r>
      <w:proofErr w:type="spellEnd"/>
      <w:r w:rsidR="008972BB">
        <w:rPr>
          <w:lang w:val="fi-FI"/>
        </w:rPr>
        <w:t xml:space="preserve"> </w:t>
      </w:r>
      <w:proofErr w:type="spellStart"/>
      <w:r w:rsidR="008972BB">
        <w:rPr>
          <w:lang w:val="fi-FI"/>
        </w:rPr>
        <w:t>dystrofiassa</w:t>
      </w:r>
      <w:proofErr w:type="spellEnd"/>
      <w:r w:rsidR="008972BB">
        <w:rPr>
          <w:lang w:val="fi-FI"/>
        </w:rPr>
        <w:t xml:space="preserve"> esiintyy usein antisipaatiota</w:t>
      </w:r>
      <w:commentRangeEnd w:id="61"/>
      <w:r w:rsidR="00F92C32">
        <w:rPr>
          <w:rStyle w:val="CommentReference"/>
        </w:rPr>
        <w:commentReference w:id="61"/>
      </w:r>
      <w:r w:rsidR="008972BB">
        <w:rPr>
          <w:lang w:val="fi-FI"/>
        </w:rPr>
        <w:t xml:space="preserve">, eli toistojaksot laajenevat sukupolvelta toiselle. CTG-toisto on yleisesti ottaen hyvin epävakaa, joten toistojen määrä on erilainen yksilöiden sekä yksilön kudosten solujen välillä. </w:t>
      </w:r>
      <w:r w:rsidR="00296267">
        <w:rPr>
          <w:lang w:val="fi-FI"/>
        </w:rPr>
        <w:t xml:space="preserve">Toistot pitenevät myös iän myötä, joka voi vaikuttaa </w:t>
      </w:r>
      <w:r w:rsidR="00ED42BC">
        <w:rPr>
          <w:lang w:val="fi-FI"/>
        </w:rPr>
        <w:t>oireiden</w:t>
      </w:r>
      <w:r w:rsidR="00296267">
        <w:rPr>
          <w:lang w:val="fi-FI"/>
        </w:rPr>
        <w:t xml:space="preserve"> etenemiseen ja puhkeamisikään</w:t>
      </w:r>
      <w:r w:rsidR="00996E24">
        <w:rPr>
          <w:lang w:val="fi-FI"/>
        </w:rPr>
        <w:t xml:space="preserve"> </w:t>
      </w:r>
      <w:r w:rsidR="00996E24">
        <w:rPr>
          <w:lang w:val="fi-FI"/>
        </w:rPr>
        <w:fldChar w:fldCharType="begin" w:fldLock="1"/>
      </w:r>
      <w:r w:rsidR="00866B77">
        <w:rPr>
          <w:lang w:val="fi-FI"/>
        </w:rPr>
        <w:instrText>ADDIN CSL_CITATION {"citationItems":[{"id":"ITEM-1","itemData":{"DOI":"10.1016/j.ncl.2014.04.011","ISSN":"1557-9875","abstract":"Myotonic dystrophy (dystrophia myotonica, DM) is one of the most common lethal monogenic disorders in populations of European descent. DM type 1 was first described over a century ago. More recently, a second form of the disease, DM type 2 was recognized, which results from repeat expansion in a different gene. Both disorders have autosomal dominant inheritance and multisystem features, including myotonic myopathy, cataract, and cardiac conduction disease. This article reviews the clinical presentation and pathophysiology of DM and discusses current management and future potential for developing targeted therapies.","author":[{"dropping-particle":"","family":"Thornton","given":"Charles A","non-dropping-particle":"","parse-names":false,"suffix":""}],"container-title":"Neurologic clinics","edition":"2014/06/06","id":"ITEM-1","issue":"3","issued":{"date-parts":[["2014","8"]]},"page":"705-719","title":"Myotonic dystrophy","type":"article-journal","volume":"32"},"uris":["http://www.mendeley.com/documents/?uuid=9f55c231-2151-4abe-bebb-16fd8bbec558"]}],"mendeley":{"formattedCitation":"(&lt;span style=\"baseline\"&gt;Thornton&lt;/span&gt;, 2014)","plainTextFormattedCitation":"(Thornton, 2014)","previouslyFormattedCitation":"(&lt;span style=\"baseline\"&gt;Thornton&lt;/span&gt;, 2014)"},"properties":{"noteIndex":0},"schema":"https://github.com/citation-style-language/schema/raw/master/csl-citation.json"}</w:instrText>
      </w:r>
      <w:r w:rsidR="00996E24">
        <w:rPr>
          <w:lang w:val="fi-FI"/>
        </w:rPr>
        <w:fldChar w:fldCharType="separate"/>
      </w:r>
      <w:r w:rsidR="00996E24" w:rsidRPr="00996E24">
        <w:rPr>
          <w:noProof/>
          <w:lang w:val="fi-FI"/>
        </w:rPr>
        <w:t>(Thornton, 2014)</w:t>
      </w:r>
      <w:r w:rsidR="00996E24">
        <w:rPr>
          <w:lang w:val="fi-FI"/>
        </w:rPr>
        <w:fldChar w:fldCharType="end"/>
      </w:r>
      <w:r w:rsidR="00996E24">
        <w:rPr>
          <w:lang w:val="fi-FI"/>
        </w:rPr>
        <w:t>.</w:t>
      </w:r>
    </w:p>
    <w:p w14:paraId="239B0FFA" w14:textId="77777777" w:rsidR="00AE090B" w:rsidRDefault="00996E24" w:rsidP="00216683">
      <w:pPr>
        <w:divId w:val="1791391697"/>
        <w:rPr>
          <w:lang w:val="fi-FI"/>
        </w:rPr>
      </w:pPr>
      <w:r>
        <w:rPr>
          <w:lang w:val="fi-FI"/>
        </w:rPr>
        <w:lastRenderedPageBreak/>
        <w:tab/>
        <w:t xml:space="preserve">Kliiniseltä kuvaltaan </w:t>
      </w:r>
      <w:proofErr w:type="spellStart"/>
      <w:r>
        <w:rPr>
          <w:lang w:val="fi-FI"/>
        </w:rPr>
        <w:t>myotoninen</w:t>
      </w:r>
      <w:proofErr w:type="spellEnd"/>
      <w:r>
        <w:rPr>
          <w:lang w:val="fi-FI"/>
        </w:rPr>
        <w:t xml:space="preserve"> </w:t>
      </w:r>
      <w:proofErr w:type="spellStart"/>
      <w:r>
        <w:rPr>
          <w:lang w:val="fi-FI"/>
        </w:rPr>
        <w:t>dystrofia</w:t>
      </w:r>
      <w:proofErr w:type="spellEnd"/>
      <w:r>
        <w:rPr>
          <w:lang w:val="fi-FI"/>
        </w:rPr>
        <w:t xml:space="preserve"> on hyvin monimuotoinen. DM1-tyypin yleisin muoto alkaa 75 %</w:t>
      </w:r>
      <w:r w:rsidR="00B615BC">
        <w:rPr>
          <w:lang w:val="fi-FI"/>
        </w:rPr>
        <w:t>:ssa tapauksista</w:t>
      </w:r>
      <w:r>
        <w:rPr>
          <w:lang w:val="fi-FI"/>
        </w:rPr>
        <w:t xml:space="preserve"> aikuisiässä</w:t>
      </w:r>
      <w:r w:rsidR="00B615BC">
        <w:rPr>
          <w:lang w:val="fi-FI"/>
        </w:rPr>
        <w:t xml:space="preserve"> 20-40 ikävuoden välillä.</w:t>
      </w:r>
      <w:r>
        <w:rPr>
          <w:lang w:val="fi-FI"/>
        </w:rPr>
        <w:t xml:space="preserve"> </w:t>
      </w:r>
      <w:r w:rsidR="00B615BC">
        <w:rPr>
          <w:lang w:val="fi-FI"/>
        </w:rPr>
        <w:t>E</w:t>
      </w:r>
      <w:r>
        <w:rPr>
          <w:lang w:val="fi-FI"/>
        </w:rPr>
        <w:t xml:space="preserve">nsimmäisenä oireena on </w:t>
      </w:r>
      <w:proofErr w:type="spellStart"/>
      <w:r>
        <w:rPr>
          <w:lang w:val="fi-FI"/>
        </w:rPr>
        <w:t>myotonia</w:t>
      </w:r>
      <w:proofErr w:type="spellEnd"/>
      <w:r w:rsidR="00B615BC">
        <w:rPr>
          <w:lang w:val="fi-FI"/>
        </w:rPr>
        <w:t>, ja l</w:t>
      </w:r>
      <w:r>
        <w:rPr>
          <w:lang w:val="fi-FI"/>
        </w:rPr>
        <w:t>ihasheikkous leviää yleensä distaalisista osista proksimaalisiin, ja vaikuttaa muun muassa käsivarsien, käden, kielen ja</w:t>
      </w:r>
      <w:r w:rsidR="00B615BC">
        <w:rPr>
          <w:lang w:val="fi-FI"/>
        </w:rPr>
        <w:t xml:space="preserve"> pään alueen</w:t>
      </w:r>
      <w:r>
        <w:rPr>
          <w:lang w:val="fi-FI"/>
        </w:rPr>
        <w:t xml:space="preserve"> lihaksiin. </w:t>
      </w:r>
      <w:r w:rsidR="00866B77">
        <w:rPr>
          <w:lang w:val="fi-FI"/>
        </w:rPr>
        <w:t>S</w:t>
      </w:r>
      <w:r w:rsidR="00A821D2">
        <w:rPr>
          <w:lang w:val="fi-FI"/>
        </w:rPr>
        <w:t>yntymästä alkavaan muot</w:t>
      </w:r>
      <w:r w:rsidR="00866B77">
        <w:rPr>
          <w:lang w:val="fi-FI"/>
        </w:rPr>
        <w:t>o</w:t>
      </w:r>
      <w:r w:rsidR="00A821D2">
        <w:rPr>
          <w:lang w:val="fi-FI"/>
        </w:rPr>
        <w:t xml:space="preserve"> kattaa</w:t>
      </w:r>
      <w:r w:rsidR="00866B77">
        <w:rPr>
          <w:lang w:val="fi-FI"/>
        </w:rPr>
        <w:t xml:space="preserve"> noin</w:t>
      </w:r>
      <w:r>
        <w:rPr>
          <w:lang w:val="fi-FI"/>
        </w:rPr>
        <w:t xml:space="preserve"> 15 % </w:t>
      </w:r>
      <w:r w:rsidR="00A821D2">
        <w:rPr>
          <w:lang w:val="fi-FI"/>
        </w:rPr>
        <w:t xml:space="preserve">tapauksista. Syntymässä sairastuneilla esiintyy </w:t>
      </w:r>
      <w:proofErr w:type="spellStart"/>
      <w:r w:rsidR="00A821D2">
        <w:rPr>
          <w:lang w:val="fi-FI"/>
        </w:rPr>
        <w:t>hypotoniaa</w:t>
      </w:r>
      <w:proofErr w:type="spellEnd"/>
      <w:r w:rsidR="00A821D2">
        <w:rPr>
          <w:lang w:val="fi-FI"/>
        </w:rPr>
        <w:t xml:space="preserve"> sekä vaikeuksia syömisessä ja hengittämisessä. Suurin osa </w:t>
      </w:r>
      <w:r w:rsidR="00AE090B">
        <w:rPr>
          <w:lang w:val="fi-FI"/>
        </w:rPr>
        <w:t>vastasyntyneistä</w:t>
      </w:r>
      <w:r w:rsidR="00A821D2">
        <w:rPr>
          <w:lang w:val="fi-FI"/>
        </w:rPr>
        <w:t xml:space="preserve"> tarvitsee apua ruokinnan </w:t>
      </w:r>
      <w:r w:rsidR="00AE090B">
        <w:rPr>
          <w:lang w:val="fi-FI"/>
        </w:rPr>
        <w:t xml:space="preserve">ja hengityksen kanssa. Myöhemmin lapsuudessa ilmenee </w:t>
      </w:r>
      <w:r w:rsidR="004F2E4B">
        <w:rPr>
          <w:lang w:val="fi-FI"/>
        </w:rPr>
        <w:t>oppimisvaikeuksia</w:t>
      </w:r>
      <w:r w:rsidR="00AE090B">
        <w:rPr>
          <w:lang w:val="fi-FI"/>
        </w:rPr>
        <w:t xml:space="preserve"> ja esimerkiksi autismia. </w:t>
      </w:r>
      <w:proofErr w:type="spellStart"/>
      <w:r w:rsidR="00AE090B">
        <w:rPr>
          <w:lang w:val="fi-FI"/>
        </w:rPr>
        <w:t>Degeneratiiviset</w:t>
      </w:r>
      <w:proofErr w:type="spellEnd"/>
      <w:r w:rsidR="00AE090B">
        <w:rPr>
          <w:lang w:val="fi-FI"/>
        </w:rPr>
        <w:t xml:space="preserve"> lihasoireet alkavat aikuisiässä ja ovat saman tyyppisiä kuin aikuisiässä alkavassa sairaudessa. Muita muotoja sairaudesta ovat myös lapsuudessa ensimmäisen ikävuoden jälkeen alkava muoto, jossa ei ole näkyviä lihasoireita, mutta kognitiiviset ja käyttäytymisoireet, kuten </w:t>
      </w:r>
      <w:r w:rsidR="005761D7">
        <w:rPr>
          <w:lang w:val="fi-FI"/>
        </w:rPr>
        <w:t>kehitysvammaisuus</w:t>
      </w:r>
      <w:r w:rsidR="00AE090B">
        <w:rPr>
          <w:lang w:val="fi-FI"/>
        </w:rPr>
        <w:t>, tarkkavaisuushäiriö ja ahdistus</w:t>
      </w:r>
      <w:r w:rsidR="001F3834">
        <w:rPr>
          <w:lang w:val="fi-FI"/>
        </w:rPr>
        <w:t xml:space="preserve">. </w:t>
      </w:r>
      <w:r w:rsidR="00866B77">
        <w:rPr>
          <w:lang w:val="fi-FI"/>
        </w:rPr>
        <w:t>DM1 aiheuttaa myös muita oireita, kuten sydämen toimi</w:t>
      </w:r>
      <w:r w:rsidR="005F5C9F">
        <w:rPr>
          <w:lang w:val="fi-FI"/>
        </w:rPr>
        <w:t>n</w:t>
      </w:r>
      <w:r w:rsidR="00866B77">
        <w:rPr>
          <w:lang w:val="fi-FI"/>
        </w:rPr>
        <w:t xml:space="preserve">tahäiriöt, kaihi ja keskushermoston oireet kuten liikaunisuus päivisin ja kognitiiviset häiriöt. </w:t>
      </w:r>
      <w:r w:rsidR="001F3834">
        <w:rPr>
          <w:lang w:val="fi-FI"/>
        </w:rPr>
        <w:t xml:space="preserve">DM2-tyyppi alkaa aikuisiässä, ja ensioireena on myöskin </w:t>
      </w:r>
      <w:proofErr w:type="spellStart"/>
      <w:r w:rsidR="001F3834">
        <w:rPr>
          <w:lang w:val="fi-FI"/>
        </w:rPr>
        <w:t>myoto</w:t>
      </w:r>
      <w:r w:rsidR="00866B77">
        <w:rPr>
          <w:lang w:val="fi-FI"/>
        </w:rPr>
        <w:t>nia</w:t>
      </w:r>
      <w:proofErr w:type="spellEnd"/>
      <w:r w:rsidR="00866B77">
        <w:rPr>
          <w:lang w:val="fi-FI"/>
        </w:rPr>
        <w:t xml:space="preserve">. Muita oireita ovat hartia-lantiolihasten, kaulan ojentajien ja kyynärvarren ojentajien </w:t>
      </w:r>
      <w:proofErr w:type="spellStart"/>
      <w:r w:rsidR="00866B77">
        <w:rPr>
          <w:lang w:val="fi-FI"/>
        </w:rPr>
        <w:t>dystrofia</w:t>
      </w:r>
      <w:proofErr w:type="spellEnd"/>
      <w:r w:rsidR="00866B77">
        <w:rPr>
          <w:lang w:val="fi-FI"/>
        </w:rPr>
        <w:t xml:space="preserve">. DM1-tyyppiin verrattuna distaaliset osat, kuten sormien ojentajat ilmentävät oireita vasta myöhäisemmässä vaiheessa. DM2-tyypistä ei ole syntymässä alkavaa muotoa, ja siinä on vähemmän pään alueen lihasten ja hengityslihasten oireita </w:t>
      </w:r>
      <w:r w:rsidR="00866B77">
        <w:rPr>
          <w:lang w:val="fi-FI"/>
        </w:rPr>
        <w:fldChar w:fldCharType="begin" w:fldLock="1"/>
      </w:r>
      <w:r w:rsidR="00885DEF">
        <w:rPr>
          <w:lang w:val="fi-FI"/>
        </w:rPr>
        <w:instrText>ADDIN CSL_CITATION {"citationItems":[{"id":"ITEM-1","itemData":{"DOI":"10.1016/j.ncl.2014.04.011","ISSN":"1557-9875","abstract":"Myotonic dystrophy (dystrophia myotonica, DM) is one of the most common lethal monogenic disorders in populations of European descent. DM type 1 was first described over a century ago. More recently, a second form of the disease, DM type 2 was recognized, which results from repeat expansion in a different gene. Both disorders have autosomal dominant inheritance and multisystem features, including myotonic myopathy, cataract, and cardiac conduction disease. This article reviews the clinical presentation and pathophysiology of DM and discusses current management and future potential for developing targeted therapies.","author":[{"dropping-particle":"","family":"Thornton","given":"Charles A","non-dropping-particle":"","parse-names":false,"suffix":""}],"container-title":"Neurologic clinics","edition":"2014/06/06","id":"ITEM-1","issue":"3","issued":{"date-parts":[["2014","8"]]},"page":"705-719","title":"Myotonic dystrophy","type":"article-journal","volume":"32"},"uris":["http://www.mendeley.com/documents/?uuid=9f55c231-2151-4abe-bebb-16fd8bbec558"]}],"mendeley":{"formattedCitation":"(&lt;span style=\"baseline\"&gt;Thornton&lt;/span&gt;, 2014)","plainTextFormattedCitation":"(Thornton, 2014)","previouslyFormattedCitation":"(&lt;span style=\"baseline\"&gt;Thornton&lt;/span&gt;, 2014)"},"properties":{"noteIndex":0},"schema":"https://github.com/citation-style-language/schema/raw/master/csl-citation.json"}</w:instrText>
      </w:r>
      <w:r w:rsidR="00866B77">
        <w:rPr>
          <w:lang w:val="fi-FI"/>
        </w:rPr>
        <w:fldChar w:fldCharType="separate"/>
      </w:r>
      <w:r w:rsidR="00866B77" w:rsidRPr="00866B77">
        <w:rPr>
          <w:noProof/>
          <w:lang w:val="fi-FI"/>
        </w:rPr>
        <w:t>(Thornton, 2014)</w:t>
      </w:r>
      <w:r w:rsidR="00866B77">
        <w:rPr>
          <w:lang w:val="fi-FI"/>
        </w:rPr>
        <w:fldChar w:fldCharType="end"/>
      </w:r>
      <w:r w:rsidR="00866B77">
        <w:rPr>
          <w:lang w:val="fi-FI"/>
        </w:rPr>
        <w:t>.</w:t>
      </w:r>
    </w:p>
    <w:p w14:paraId="0EC0B32E" w14:textId="77777777" w:rsidR="00220462" w:rsidRDefault="0079314A" w:rsidP="00216683">
      <w:pPr>
        <w:divId w:val="1791391697"/>
        <w:rPr>
          <w:lang w:val="fi-FI"/>
        </w:rPr>
      </w:pPr>
      <w:r>
        <w:rPr>
          <w:lang w:val="fi-FI"/>
        </w:rPr>
        <w:lastRenderedPageBreak/>
        <w:tab/>
      </w:r>
      <w:proofErr w:type="spellStart"/>
      <w:r>
        <w:rPr>
          <w:lang w:val="fi-FI"/>
        </w:rPr>
        <w:t>Myotonisen</w:t>
      </w:r>
      <w:proofErr w:type="spellEnd"/>
      <w:r>
        <w:rPr>
          <w:lang w:val="fi-FI"/>
        </w:rPr>
        <w:t xml:space="preserve"> </w:t>
      </w:r>
      <w:proofErr w:type="spellStart"/>
      <w:r>
        <w:rPr>
          <w:lang w:val="fi-FI"/>
        </w:rPr>
        <w:t>dystrofian</w:t>
      </w:r>
      <w:proofErr w:type="spellEnd"/>
      <w:r>
        <w:rPr>
          <w:lang w:val="fi-FI"/>
        </w:rPr>
        <w:t xml:space="preserve"> </w:t>
      </w:r>
      <w:r w:rsidR="005F5C9F">
        <w:rPr>
          <w:lang w:val="fi-FI"/>
        </w:rPr>
        <w:t xml:space="preserve">patogeneesi </w:t>
      </w:r>
      <w:r w:rsidR="00220462">
        <w:rPr>
          <w:lang w:val="fi-FI"/>
        </w:rPr>
        <w:t xml:space="preserve">johtuu RNA:n toksisuudesta, joka syntyy </w:t>
      </w:r>
      <w:r w:rsidR="005E6EC8">
        <w:rPr>
          <w:lang w:val="fi-FI"/>
        </w:rPr>
        <w:t>toistojaksojen seurauksena. Sekä DM1- että DM2-tyypeissä toistot</w:t>
      </w:r>
      <w:r w:rsidR="00613768">
        <w:rPr>
          <w:lang w:val="fi-FI"/>
        </w:rPr>
        <w:t xml:space="preserve"> lähetti-RNA:n kertymisen tuman sisään, jonka seurauksena MBNL-perheen proteiinit, joilla on korkea affiniteetti RNA:n CUG-toistoihin kertyvät toistoihin kiinni. MBNL-</w:t>
      </w:r>
      <w:r w:rsidR="00197CFA">
        <w:rPr>
          <w:lang w:val="fi-FI"/>
        </w:rPr>
        <w:t>perheen proteiinit</w:t>
      </w:r>
      <w:r w:rsidR="00613768">
        <w:rPr>
          <w:lang w:val="fi-FI"/>
        </w:rPr>
        <w:t xml:space="preserve"> ovat silmukointitekijöitä ja sen lisäksi säätelevät RNA:n hajotusta ja kuljetusta. MBNL kertyy tuman sisään, jonka seurauksena </w:t>
      </w:r>
      <w:r w:rsidR="00197CFA">
        <w:rPr>
          <w:lang w:val="fi-FI"/>
        </w:rPr>
        <w:t>tumassa</w:t>
      </w:r>
      <w:r w:rsidR="00613768">
        <w:rPr>
          <w:lang w:val="fi-FI"/>
        </w:rPr>
        <w:t xml:space="preserve"> ei ole tarpeeksi MBNL-</w:t>
      </w:r>
      <w:r w:rsidR="00197CFA">
        <w:rPr>
          <w:lang w:val="fi-FI"/>
        </w:rPr>
        <w:t>tekijöitä</w:t>
      </w:r>
      <w:r w:rsidR="00613768">
        <w:rPr>
          <w:lang w:val="fi-FI"/>
        </w:rPr>
        <w:t xml:space="preserve"> </w:t>
      </w:r>
      <w:r w:rsidR="00F267EE">
        <w:rPr>
          <w:lang w:val="fi-FI"/>
        </w:rPr>
        <w:t>silmukoinnin</w:t>
      </w:r>
      <w:r w:rsidR="00613768">
        <w:rPr>
          <w:lang w:val="fi-FI"/>
        </w:rPr>
        <w:t xml:space="preserve"> normaaliin toimintaa</w:t>
      </w:r>
      <w:r w:rsidR="007A2311">
        <w:rPr>
          <w:lang w:val="fi-FI"/>
        </w:rPr>
        <w:t>n</w:t>
      </w:r>
      <w:r w:rsidR="00613768">
        <w:rPr>
          <w:lang w:val="fi-FI"/>
        </w:rPr>
        <w:t xml:space="preserve">. Tästä syystä mutaatiot aiheuttavat genominlaajuisesti häiriöitä silmukoinnissa. Sen lisäksi mutatoitunut </w:t>
      </w:r>
      <w:r w:rsidR="00613768" w:rsidRPr="00613768">
        <w:rPr>
          <w:i/>
          <w:lang w:val="fi-FI"/>
        </w:rPr>
        <w:t>DMPK</w:t>
      </w:r>
      <w:r w:rsidR="00613768">
        <w:rPr>
          <w:i/>
          <w:lang w:val="fi-FI"/>
        </w:rPr>
        <w:t>-</w:t>
      </w:r>
      <w:r w:rsidR="00613768">
        <w:rPr>
          <w:lang w:val="fi-FI"/>
        </w:rPr>
        <w:t>RNA aiheuttaa</w:t>
      </w:r>
      <w:r w:rsidR="00197CFA">
        <w:rPr>
          <w:lang w:val="fi-FI"/>
        </w:rPr>
        <w:t xml:space="preserve"> myös</w:t>
      </w:r>
      <w:r w:rsidR="00613768">
        <w:rPr>
          <w:lang w:val="fi-FI"/>
        </w:rPr>
        <w:t xml:space="preserve"> </w:t>
      </w:r>
      <w:r w:rsidR="00197CFA">
        <w:rPr>
          <w:lang w:val="fi-FI"/>
        </w:rPr>
        <w:t xml:space="preserve">CUGBP1-silmukointitekijän </w:t>
      </w:r>
      <w:proofErr w:type="spellStart"/>
      <w:r w:rsidR="00162735">
        <w:rPr>
          <w:lang w:val="fi-FI"/>
        </w:rPr>
        <w:t>hyper</w:t>
      </w:r>
      <w:r w:rsidR="00197CFA">
        <w:rPr>
          <w:lang w:val="fi-FI"/>
        </w:rPr>
        <w:t>fosforylaatiota</w:t>
      </w:r>
      <w:proofErr w:type="spellEnd"/>
      <w:r w:rsidR="00197CFA">
        <w:rPr>
          <w:lang w:val="fi-FI"/>
        </w:rPr>
        <w:t xml:space="preserve"> ja stabilisaatiota, sillä mutatoitunut </w:t>
      </w:r>
      <w:r w:rsidR="00197CFA" w:rsidRPr="00197CFA">
        <w:rPr>
          <w:i/>
          <w:lang w:val="fi-FI"/>
        </w:rPr>
        <w:t>DMPK</w:t>
      </w:r>
      <w:r w:rsidR="00197CFA">
        <w:rPr>
          <w:i/>
          <w:lang w:val="fi-FI"/>
        </w:rPr>
        <w:t xml:space="preserve"> </w:t>
      </w:r>
      <w:r w:rsidR="00197CFA">
        <w:rPr>
          <w:lang w:val="fi-FI"/>
        </w:rPr>
        <w:t xml:space="preserve">aiheuttaa mahdollisesti tiettyjen signaalireittien aktivoitumista, joiden seurauksena CUGBP1 </w:t>
      </w:r>
      <w:proofErr w:type="spellStart"/>
      <w:r w:rsidR="00197CFA">
        <w:rPr>
          <w:lang w:val="fi-FI"/>
        </w:rPr>
        <w:t>fosforyloidaan</w:t>
      </w:r>
      <w:proofErr w:type="spellEnd"/>
      <w:r w:rsidR="00197CFA">
        <w:rPr>
          <w:lang w:val="fi-FI"/>
        </w:rPr>
        <w:t>. CUGBP1-tekijän kertyminen tumaan vaikuttaa osaltaan silmukoinnin säätelyn virheellisyyteen</w:t>
      </w:r>
      <w:r w:rsidR="005A59C7">
        <w:rPr>
          <w:lang w:val="fi-FI"/>
        </w:rPr>
        <w:t xml:space="preserve">. Silmukointivirheet aiheuttavat osan taudin oireista: esimerkiksi lihaksille spesifin, kloridikanavaa koodaavan </w:t>
      </w:r>
      <w:r w:rsidR="005A59C7" w:rsidRPr="005A59C7">
        <w:rPr>
          <w:rStyle w:val="Emphasis"/>
          <w:color w:val="000000"/>
          <w:shd w:val="clear" w:color="auto" w:fill="FFFFFF"/>
          <w:lang w:val="fi-FI"/>
        </w:rPr>
        <w:t>ClC-1</w:t>
      </w:r>
      <w:r w:rsidR="005A59C7">
        <w:rPr>
          <w:rStyle w:val="Emphasis"/>
          <w:i w:val="0"/>
          <w:color w:val="000000"/>
          <w:shd w:val="clear" w:color="auto" w:fill="FFFFFF"/>
          <w:lang w:val="fi-FI"/>
        </w:rPr>
        <w:t xml:space="preserve">-geenin virheellinen silmukointi johtaa heikentyneeseen kloridin johtavuuteen lihaksiin, joka aiheuttaa </w:t>
      </w:r>
      <w:proofErr w:type="spellStart"/>
      <w:r w:rsidR="005A59C7">
        <w:rPr>
          <w:rStyle w:val="Emphasis"/>
          <w:i w:val="0"/>
          <w:color w:val="000000"/>
          <w:shd w:val="clear" w:color="auto" w:fill="FFFFFF"/>
          <w:lang w:val="fi-FI"/>
        </w:rPr>
        <w:t>myotoniaa</w:t>
      </w:r>
      <w:proofErr w:type="spellEnd"/>
      <w:r w:rsidR="005A59C7">
        <w:rPr>
          <w:rStyle w:val="Emphasis"/>
          <w:i w:val="0"/>
          <w:color w:val="000000"/>
          <w:shd w:val="clear" w:color="auto" w:fill="FFFFFF"/>
          <w:lang w:val="fi-FI"/>
        </w:rPr>
        <w:t xml:space="preserve"> </w:t>
      </w:r>
      <w:r w:rsidR="00885DEF">
        <w:rPr>
          <w:lang w:val="fi-FI"/>
        </w:rPr>
        <w:fldChar w:fldCharType="begin" w:fldLock="1"/>
      </w:r>
      <w:r w:rsidR="00C74E67">
        <w:rPr>
          <w:lang w:val="fi-FI"/>
        </w:rPr>
        <w:instrText>ADDIN CSL_CITATION {"citationItems":[{"id":"ITEM-1","itemData":{"DOI":"10.1016/j.ncl.2014.04.011","ISSN":"1557-9875","abstract":"Myotonic dystrophy (dystrophia myotonica, DM) is one of the most common lethal monogenic disorders in populations of European descent. DM type 1 was first described over a century ago. More recently, a second form of the disease, DM type 2 was recognized, which results from repeat expansion in a different gene. Both disorders have autosomal dominant inheritance and multisystem features, including myotonic myopathy, cataract, and cardiac conduction disease. This article reviews the clinical presentation and pathophysiology of DM and discusses current management and future potential for developing targeted therapies.","author":[{"dropping-particle":"","family":"Thornton","given":"Charles A","non-dropping-particle":"","parse-names":false,"suffix":""}],"container-title":"Neurologic clinics","edition":"2014/06/06","id":"ITEM-1","issue":"3","issued":{"date-parts":[["2014","8"]]},"page":"705-719","title":"Myotonic dystrophy","type":"article-journal","volume":"32"},"uris":["http://www.mendeley.com/documents/?uuid=9f55c231-2151-4abe-bebb-16fd8bbec558"]}],"mendeley":{"formattedCitation":"(&lt;span style=\"baseline\"&gt;Thornton&lt;/span&gt;, 2014)","plainTextFormattedCitation":"(Thornton, 2014)","previouslyFormattedCitation":"(&lt;span style=\"baseline\"&gt;Thornton&lt;/span&gt;, 2014)"},"properties":{"noteIndex":0},"schema":"https://github.com/citation-style-language/schema/raw/master/csl-citation.json"}</w:instrText>
      </w:r>
      <w:r w:rsidR="00885DEF">
        <w:rPr>
          <w:lang w:val="fi-FI"/>
        </w:rPr>
        <w:fldChar w:fldCharType="separate"/>
      </w:r>
      <w:r w:rsidR="00885DEF" w:rsidRPr="00885DEF">
        <w:rPr>
          <w:noProof/>
          <w:lang w:val="fi-FI"/>
        </w:rPr>
        <w:t>(Thornton, 2014)</w:t>
      </w:r>
      <w:r w:rsidR="00885DEF">
        <w:rPr>
          <w:lang w:val="fi-FI"/>
        </w:rPr>
        <w:fldChar w:fldCharType="end"/>
      </w:r>
      <w:r w:rsidR="00885DEF">
        <w:rPr>
          <w:lang w:val="fi-FI"/>
        </w:rPr>
        <w:t>.</w:t>
      </w:r>
    </w:p>
    <w:p w14:paraId="11A69885" w14:textId="77777777" w:rsidR="007F6E3E" w:rsidRDefault="007F6E3E" w:rsidP="007F6E3E">
      <w:pPr>
        <w:pStyle w:val="Heading2"/>
        <w:divId w:val="1791391697"/>
        <w:rPr>
          <w:shd w:val="clear" w:color="auto" w:fill="FFFFFF"/>
          <w:lang w:val="fi-FI"/>
        </w:rPr>
      </w:pPr>
      <w:bookmarkStart w:id="62" w:name="_Toc532849139"/>
      <w:r>
        <w:rPr>
          <w:shd w:val="clear" w:color="auto" w:fill="FFFFFF"/>
          <w:lang w:val="fi-FI"/>
        </w:rPr>
        <w:t xml:space="preserve">6.2 </w:t>
      </w:r>
      <w:proofErr w:type="spellStart"/>
      <w:r>
        <w:rPr>
          <w:shd w:val="clear" w:color="auto" w:fill="FFFFFF"/>
          <w:lang w:val="fi-FI"/>
        </w:rPr>
        <w:t>Frontotemporaalinen</w:t>
      </w:r>
      <w:proofErr w:type="spellEnd"/>
      <w:r>
        <w:rPr>
          <w:shd w:val="clear" w:color="auto" w:fill="FFFFFF"/>
          <w:lang w:val="fi-FI"/>
        </w:rPr>
        <w:t xml:space="preserve"> dementia</w:t>
      </w:r>
      <w:bookmarkEnd w:id="62"/>
    </w:p>
    <w:p w14:paraId="3F35F19F" w14:textId="77777777" w:rsidR="00B53064" w:rsidRDefault="0035109F" w:rsidP="0035109F">
      <w:pPr>
        <w:divId w:val="1791391697"/>
        <w:rPr>
          <w:lang w:val="fi-FI"/>
        </w:rPr>
      </w:pPr>
      <w:proofErr w:type="spellStart"/>
      <w:r>
        <w:rPr>
          <w:lang w:val="fi-FI"/>
        </w:rPr>
        <w:t>Frontotemporaali</w:t>
      </w:r>
      <w:r w:rsidR="00616501">
        <w:rPr>
          <w:lang w:val="fi-FI"/>
        </w:rPr>
        <w:t>sen</w:t>
      </w:r>
      <w:proofErr w:type="spellEnd"/>
      <w:r>
        <w:rPr>
          <w:lang w:val="fi-FI"/>
        </w:rPr>
        <w:t xml:space="preserve"> demen</w:t>
      </w:r>
      <w:r w:rsidR="006D5EB8">
        <w:rPr>
          <w:lang w:val="fi-FI"/>
        </w:rPr>
        <w:t>tia</w:t>
      </w:r>
      <w:r w:rsidR="00616501">
        <w:rPr>
          <w:lang w:val="fi-FI"/>
        </w:rPr>
        <w:t>n eli FTDP-17</w:t>
      </w:r>
      <w:r w:rsidR="006D5EB8">
        <w:rPr>
          <w:lang w:val="fi-FI"/>
        </w:rPr>
        <w:t xml:space="preserve"> aiheuttaa </w:t>
      </w:r>
      <w:r w:rsidR="0082362D">
        <w:rPr>
          <w:i/>
          <w:lang w:val="fi-FI"/>
        </w:rPr>
        <w:t>tau</w:t>
      </w:r>
      <w:r w:rsidR="006D5EB8">
        <w:rPr>
          <w:lang w:val="fi-FI"/>
        </w:rPr>
        <w:t>-geeni</w:t>
      </w:r>
      <w:r>
        <w:rPr>
          <w:lang w:val="fi-FI"/>
        </w:rPr>
        <w:t xml:space="preserve">, joka </w:t>
      </w:r>
      <w:r w:rsidR="005800AE">
        <w:rPr>
          <w:lang w:val="fi-FI"/>
        </w:rPr>
        <w:t>koodaa</w:t>
      </w:r>
      <w:r>
        <w:rPr>
          <w:lang w:val="fi-FI"/>
        </w:rPr>
        <w:t xml:space="preserve"> neuronien </w:t>
      </w:r>
      <w:proofErr w:type="spellStart"/>
      <w:r>
        <w:rPr>
          <w:lang w:val="fi-FI"/>
        </w:rPr>
        <w:t>mikrotubuleiden</w:t>
      </w:r>
      <w:proofErr w:type="spellEnd"/>
      <w:r>
        <w:rPr>
          <w:lang w:val="fi-FI"/>
        </w:rPr>
        <w:t xml:space="preserve"> rakentumiseen ja vakauteen liittyvä</w:t>
      </w:r>
      <w:r w:rsidR="00B745F7">
        <w:rPr>
          <w:lang w:val="fi-FI"/>
        </w:rPr>
        <w:t>ä</w:t>
      </w:r>
      <w:r>
        <w:rPr>
          <w:lang w:val="fi-FI"/>
        </w:rPr>
        <w:t xml:space="preserve"> tau-proteiini</w:t>
      </w:r>
      <w:r w:rsidR="00CA6DA6">
        <w:rPr>
          <w:lang w:val="fi-FI"/>
        </w:rPr>
        <w:t>a</w:t>
      </w:r>
      <w:r>
        <w:rPr>
          <w:lang w:val="fi-FI"/>
        </w:rPr>
        <w:t>.</w:t>
      </w:r>
      <w:r w:rsidR="007D6BB4">
        <w:rPr>
          <w:lang w:val="fi-FI"/>
        </w:rPr>
        <w:t xml:space="preserve"> Tau-proteiineja esiintyy ihmisellä kuusi erilaista, joista kaikki ovat peräisin samasta geenistä ja </w:t>
      </w:r>
      <w:r w:rsidR="007D6BB4">
        <w:rPr>
          <w:lang w:val="fi-FI"/>
        </w:rPr>
        <w:lastRenderedPageBreak/>
        <w:t>jotka muokataan vaihtoehtoisen silmukoinnin avulla.</w:t>
      </w:r>
      <w:r w:rsidR="00A90CFD">
        <w:rPr>
          <w:lang w:val="fi-FI"/>
        </w:rPr>
        <w:t xml:space="preserve"> </w:t>
      </w:r>
      <w:r w:rsidR="00A90CFD" w:rsidRPr="000B6B07">
        <w:rPr>
          <w:i/>
          <w:lang w:val="fi-FI"/>
        </w:rPr>
        <w:t>Tau</w:t>
      </w:r>
      <w:r w:rsidR="00A90CFD">
        <w:rPr>
          <w:lang w:val="fi-FI"/>
        </w:rPr>
        <w:t>-geeni on noin 100 kiloemäsparia pitkä ja</w:t>
      </w:r>
      <w:r w:rsidR="000B6B07">
        <w:rPr>
          <w:lang w:val="fi-FI"/>
        </w:rPr>
        <w:t xml:space="preserve"> se</w:t>
      </w:r>
      <w:r w:rsidR="00A90CFD">
        <w:rPr>
          <w:lang w:val="fi-FI"/>
        </w:rPr>
        <w:t xml:space="preserve"> sijaitsee kromosomissa 17q21.1. Geenissä on 16 </w:t>
      </w:r>
      <w:proofErr w:type="spellStart"/>
      <w:r w:rsidR="00A90CFD">
        <w:rPr>
          <w:lang w:val="fi-FI"/>
        </w:rPr>
        <w:t>eksonia</w:t>
      </w:r>
      <w:proofErr w:type="spellEnd"/>
      <w:r w:rsidR="000B6B07">
        <w:rPr>
          <w:lang w:val="fi-FI"/>
        </w:rPr>
        <w:t xml:space="preserve">. </w:t>
      </w:r>
      <w:r w:rsidR="000B6B07" w:rsidRPr="000B6B07">
        <w:rPr>
          <w:i/>
          <w:lang w:val="fi-FI"/>
        </w:rPr>
        <w:t>Tau</w:t>
      </w:r>
      <w:r w:rsidR="000B6B07">
        <w:rPr>
          <w:lang w:val="fi-FI"/>
        </w:rPr>
        <w:t xml:space="preserve">-geenistä johtuvia sairauksia kutsutaan yleisesti </w:t>
      </w:r>
      <w:proofErr w:type="spellStart"/>
      <w:r w:rsidR="000B6B07">
        <w:rPr>
          <w:lang w:val="fi-FI"/>
        </w:rPr>
        <w:t>tauopatioiksi</w:t>
      </w:r>
      <w:proofErr w:type="spellEnd"/>
      <w:r w:rsidR="000B6B07">
        <w:rPr>
          <w:lang w:val="fi-FI"/>
        </w:rPr>
        <w:t xml:space="preserve">. </w:t>
      </w:r>
      <w:r>
        <w:rPr>
          <w:lang w:val="fi-FI"/>
        </w:rPr>
        <w:t>Esimerkiksi Alzheimerin tauti on</w:t>
      </w:r>
      <w:r w:rsidR="00231D1C">
        <w:rPr>
          <w:lang w:val="fi-FI"/>
        </w:rPr>
        <w:t xml:space="preserve"> ainakin</w:t>
      </w:r>
      <w:r w:rsidR="000B6B07">
        <w:rPr>
          <w:lang w:val="fi-FI"/>
        </w:rPr>
        <w:t xml:space="preserve"> osittain</w:t>
      </w:r>
      <w:r>
        <w:rPr>
          <w:lang w:val="fi-FI"/>
        </w:rPr>
        <w:t xml:space="preserve"> </w:t>
      </w:r>
      <w:proofErr w:type="spellStart"/>
      <w:r>
        <w:rPr>
          <w:lang w:val="fi-FI"/>
        </w:rPr>
        <w:t>tauopatia</w:t>
      </w:r>
      <w:proofErr w:type="spellEnd"/>
      <w:r>
        <w:rPr>
          <w:lang w:val="fi-FI"/>
        </w:rPr>
        <w:t>, sillä kyseisessä sairaudessa tau-proteiinia kertyy</w:t>
      </w:r>
      <w:r w:rsidR="00035C73">
        <w:rPr>
          <w:lang w:val="fi-FI"/>
        </w:rPr>
        <w:t xml:space="preserve"> kasoihin eli</w:t>
      </w:r>
      <w:r>
        <w:rPr>
          <w:lang w:val="fi-FI"/>
        </w:rPr>
        <w:t xml:space="preserve"> ns. </w:t>
      </w:r>
      <w:proofErr w:type="spellStart"/>
      <w:r>
        <w:rPr>
          <w:lang w:val="fi-FI"/>
        </w:rPr>
        <w:t>neurofibrillaarisiin</w:t>
      </w:r>
      <w:proofErr w:type="spellEnd"/>
      <w:r>
        <w:rPr>
          <w:lang w:val="fi-FI"/>
        </w:rPr>
        <w:t xml:space="preserve"> ”takkuihin” proteiinin </w:t>
      </w:r>
      <w:proofErr w:type="spellStart"/>
      <w:r>
        <w:rPr>
          <w:lang w:val="fi-FI"/>
        </w:rPr>
        <w:t>hyperfosforylaation</w:t>
      </w:r>
      <w:proofErr w:type="spellEnd"/>
      <w:r>
        <w:rPr>
          <w:lang w:val="fi-FI"/>
        </w:rPr>
        <w:t xml:space="preserve"> seurauksena. </w:t>
      </w:r>
      <w:proofErr w:type="spellStart"/>
      <w:r>
        <w:rPr>
          <w:lang w:val="fi-FI"/>
        </w:rPr>
        <w:t>Hyperfosforyloitu</w:t>
      </w:r>
      <w:r w:rsidR="00D7154D">
        <w:rPr>
          <w:lang w:val="fi-FI"/>
        </w:rPr>
        <w:t>neen</w:t>
      </w:r>
      <w:proofErr w:type="spellEnd"/>
      <w:r>
        <w:rPr>
          <w:lang w:val="fi-FI"/>
        </w:rPr>
        <w:t xml:space="preserve"> tau-proteiini</w:t>
      </w:r>
      <w:r w:rsidR="00D7154D">
        <w:rPr>
          <w:lang w:val="fi-FI"/>
        </w:rPr>
        <w:t>n kertymistä</w:t>
      </w:r>
      <w:r>
        <w:rPr>
          <w:lang w:val="fi-FI"/>
        </w:rPr>
        <w:t xml:space="preserve"> esiintyy myös </w:t>
      </w:r>
      <w:r w:rsidR="00D7154D">
        <w:rPr>
          <w:lang w:val="fi-FI"/>
        </w:rPr>
        <w:t xml:space="preserve">muissa perinnöllisissä ja satunnaisissa </w:t>
      </w:r>
      <w:proofErr w:type="spellStart"/>
      <w:r w:rsidR="00D7154D">
        <w:rPr>
          <w:lang w:val="fi-FI"/>
        </w:rPr>
        <w:t>neurodegeneratiivisissa</w:t>
      </w:r>
      <w:proofErr w:type="spellEnd"/>
      <w:r w:rsidR="00D7154D">
        <w:rPr>
          <w:lang w:val="fi-FI"/>
        </w:rPr>
        <w:t xml:space="preserve"> sairauksissa</w:t>
      </w:r>
      <w:r w:rsidR="00B745F7">
        <w:rPr>
          <w:lang w:val="fi-FI"/>
        </w:rPr>
        <w:t xml:space="preserve"> </w:t>
      </w:r>
      <w:r w:rsidR="00B745F7">
        <w:rPr>
          <w:lang w:val="fi-FI"/>
        </w:rPr>
        <w:fldChar w:fldCharType="begin" w:fldLock="1"/>
      </w:r>
      <w:r w:rsidR="00411C1D">
        <w:rPr>
          <w:lang w:val="fi-FI"/>
        </w:rPr>
        <w:instrText>ADDIN CSL_CITATION {"citationItems":[{"id":"ITEM-1","itemData":{"DOI":"10.1186/1750-1326-3-8","ISSN":"1750-1326","abstract":"Abnormalities of microtubule-associated protein tau play a central role in neurofibrillary degeneration in several neurodegenerative disorders that collectively called tauopathies. Six isoforms of tau are expressed in adult human brain, which result from alternative splicing of pre-mRNA generated from a single tau gene. Alternative splicing of tau exon 10 results in tau isoforms containing either three or four microtubule-binding repeats (3R-tau and 4R-tau, respectively). Approximately equal levels of 3R-tau and 4R-tau are expressed in normal adult human brain, but the 3R-tau/4R-tau ratio is altered in the brains in several tauopathies. Discovery of silence mutations and intronic mutations of tau gene in some individuals with frontotemporal dementia with Parkinsonism linked to chromosome 17 (FTDP-17), which only disrupt tau exon 10 splicing but do not alter tau's primary sequence, demonstrates that dysregulation of tau exon 10 alternative splicing and consequently of 3R-tau/4R-tau balance is sufficient to cause neurodegeneration and dementia. Here, we review the gene structure, transcripts and protein isoforms of tau, followed by the regulation of exon 10 splicing that determines the expression of 3R-tau or 4R-tau. Finally, dysregulation of exon 10 splicing of tau in several tauopathies is discussed. Understanding the molecular mechanisms by which tau exon 10 splicing is regulated and how it is disrupted in tauopathies will provide new insight into the mechanisms of these tauopathies and help identify new therapeutic targets to treat these disorders.","author":[{"dropping-particle":"","family":"Liu","given":"Fei","non-dropping-particle":"","parse-names":false,"suffix":""},{"dropping-particle":"","family":"Gong","given":"Cheng-Xin","non-dropping-particle":"","parse-names":false,"suffix":""}],"container-title":"Molecular Neurodegeneration","id":"ITEM-1","issue":"1","issued":{"date-parts":[["2008","7"]]},"page":"8","title":"Tau exon 10 alternative splicing and tauopathies","type":"article-journal","volume":"3"},"uris":["http://www.mendeley.com/documents/?uuid=40afeee2-d98b-4410-8f47-8207fd493be1"]}],"mendeley":{"formattedCitation":"(&lt;span style=\"baseline\"&gt;Liu ja Gong&lt;/span&gt;, 2008)","plainTextFormattedCitation":"(Liu ja Gong, 2008)","previouslyFormattedCitation":"(&lt;span style=\"baseline\"&gt;Liu ja Gong&lt;/span&gt;, 2008)"},"properties":{"noteIndex":0},"schema":"https://github.com/citation-style-language/schema/raw/master/csl-citation.json"}</w:instrText>
      </w:r>
      <w:r w:rsidR="00B745F7">
        <w:rPr>
          <w:lang w:val="fi-FI"/>
        </w:rPr>
        <w:fldChar w:fldCharType="separate"/>
      </w:r>
      <w:r w:rsidR="00B745F7" w:rsidRPr="00B745F7">
        <w:rPr>
          <w:noProof/>
          <w:lang w:val="fi-FI"/>
        </w:rPr>
        <w:t>(Liu ja Gong, 2008)</w:t>
      </w:r>
      <w:r w:rsidR="00B745F7">
        <w:rPr>
          <w:lang w:val="fi-FI"/>
        </w:rPr>
        <w:fldChar w:fldCharType="end"/>
      </w:r>
      <w:r w:rsidR="00D7154D">
        <w:rPr>
          <w:lang w:val="fi-FI"/>
        </w:rPr>
        <w:t>.</w:t>
      </w:r>
    </w:p>
    <w:p w14:paraId="1383294C" w14:textId="2E303FC5" w:rsidR="00510753" w:rsidRDefault="00510753" w:rsidP="0035109F">
      <w:pPr>
        <w:divId w:val="1791391697"/>
        <w:rPr>
          <w:lang w:val="fi-FI"/>
        </w:rPr>
      </w:pPr>
      <w:r>
        <w:rPr>
          <w:lang w:val="fi-FI"/>
        </w:rPr>
        <w:tab/>
      </w:r>
      <w:proofErr w:type="spellStart"/>
      <w:r>
        <w:rPr>
          <w:lang w:val="fi-FI"/>
        </w:rPr>
        <w:t>Frontotemporaalinen</w:t>
      </w:r>
      <w:proofErr w:type="spellEnd"/>
      <w:r>
        <w:rPr>
          <w:lang w:val="fi-FI"/>
        </w:rPr>
        <w:t xml:space="preserve"> dementia johtuu </w:t>
      </w:r>
      <w:r>
        <w:rPr>
          <w:i/>
          <w:lang w:val="fi-FI"/>
        </w:rPr>
        <w:t>tau</w:t>
      </w:r>
      <w:r>
        <w:rPr>
          <w:lang w:val="fi-FI"/>
        </w:rPr>
        <w:t xml:space="preserve">-geenin </w:t>
      </w:r>
      <w:proofErr w:type="spellStart"/>
      <w:r>
        <w:rPr>
          <w:lang w:val="fi-FI"/>
        </w:rPr>
        <w:t>eksonin</w:t>
      </w:r>
      <w:proofErr w:type="spellEnd"/>
      <w:r>
        <w:rPr>
          <w:lang w:val="fi-FI"/>
        </w:rPr>
        <w:t xml:space="preserve"> 10 vaihtoehtoisesta silmukoinnista. </w:t>
      </w:r>
      <w:r w:rsidRPr="00510753">
        <w:rPr>
          <w:i/>
          <w:lang w:val="fi-FI"/>
        </w:rPr>
        <w:t>Tau</w:t>
      </w:r>
      <w:r>
        <w:rPr>
          <w:lang w:val="fi-FI"/>
        </w:rPr>
        <w:t xml:space="preserve">-geenin kaksi eri </w:t>
      </w:r>
      <w:proofErr w:type="spellStart"/>
      <w:r>
        <w:rPr>
          <w:lang w:val="fi-FI"/>
        </w:rPr>
        <w:t>isoformia</w:t>
      </w:r>
      <w:proofErr w:type="spellEnd"/>
      <w:r>
        <w:rPr>
          <w:lang w:val="fi-FI"/>
        </w:rPr>
        <w:t xml:space="preserve"> 3R ja 4R eli </w:t>
      </w:r>
      <w:r w:rsidR="00616501">
        <w:rPr>
          <w:lang w:val="fi-FI"/>
        </w:rPr>
        <w:t xml:space="preserve">joissa on kolme tai neljä </w:t>
      </w:r>
      <w:proofErr w:type="spellStart"/>
      <w:r w:rsidR="00616501">
        <w:rPr>
          <w:lang w:val="fi-FI"/>
        </w:rPr>
        <w:t>mikrotubuleihin</w:t>
      </w:r>
      <w:proofErr w:type="spellEnd"/>
      <w:r w:rsidR="00616501">
        <w:rPr>
          <w:lang w:val="fi-FI"/>
        </w:rPr>
        <w:t xml:space="preserve"> kiinnittyvää toistojaksoa</w:t>
      </w:r>
      <w:r>
        <w:rPr>
          <w:lang w:val="fi-FI"/>
        </w:rPr>
        <w:t xml:space="preserve"> esiintyvät</w:t>
      </w:r>
      <w:r w:rsidR="00616501">
        <w:rPr>
          <w:lang w:val="fi-FI"/>
        </w:rPr>
        <w:t xml:space="preserve"> määrällisesti samassa suhteessa</w:t>
      </w:r>
      <w:r>
        <w:rPr>
          <w:lang w:val="fi-FI"/>
        </w:rPr>
        <w:t xml:space="preserve"> </w:t>
      </w:r>
      <w:r w:rsidR="00616501">
        <w:rPr>
          <w:lang w:val="fi-FI"/>
        </w:rPr>
        <w:t>terveissä</w:t>
      </w:r>
      <w:r>
        <w:rPr>
          <w:lang w:val="fi-FI"/>
        </w:rPr>
        <w:t xml:space="preserve"> aivoissa.</w:t>
      </w:r>
      <w:r w:rsidR="00616501">
        <w:rPr>
          <w:lang w:val="fi-FI"/>
        </w:rPr>
        <w:t xml:space="preserve"> Geenissä esiintyy ainakin 39 tunnettua mutaatiota, jotka ovat joko </w:t>
      </w:r>
      <w:proofErr w:type="spellStart"/>
      <w:r w:rsidR="00616501">
        <w:rPr>
          <w:lang w:val="fi-FI"/>
        </w:rPr>
        <w:t>missense</w:t>
      </w:r>
      <w:proofErr w:type="spellEnd"/>
      <w:r w:rsidR="00616501">
        <w:rPr>
          <w:lang w:val="fi-FI"/>
        </w:rPr>
        <w:t xml:space="preserve">- tai </w:t>
      </w:r>
      <w:proofErr w:type="spellStart"/>
      <w:r w:rsidR="00616501">
        <w:rPr>
          <w:lang w:val="fi-FI"/>
        </w:rPr>
        <w:t>deleetiomutaatioita</w:t>
      </w:r>
      <w:proofErr w:type="spellEnd"/>
      <w:r w:rsidR="00616501">
        <w:rPr>
          <w:lang w:val="fi-FI"/>
        </w:rPr>
        <w:t xml:space="preserve"> tai silmukointiin vaikuttavia mutaatioit</w:t>
      </w:r>
      <w:r w:rsidR="000B2844">
        <w:rPr>
          <w:lang w:val="fi-FI"/>
        </w:rPr>
        <w:t>a</w:t>
      </w:r>
      <w:r w:rsidR="00CC7F9C">
        <w:rPr>
          <w:lang w:val="fi-FI"/>
        </w:rPr>
        <w:t>.</w:t>
      </w:r>
      <w:r w:rsidR="000B2844">
        <w:rPr>
          <w:lang w:val="fi-FI"/>
        </w:rPr>
        <w:t xml:space="preserve"> </w:t>
      </w:r>
      <w:r w:rsidR="00CC7F9C">
        <w:rPr>
          <w:lang w:val="fi-FI"/>
        </w:rPr>
        <w:t xml:space="preserve">On huomionarvoista, että myös </w:t>
      </w:r>
      <w:proofErr w:type="spellStart"/>
      <w:r w:rsidR="00CC7F9C">
        <w:rPr>
          <w:lang w:val="fi-FI"/>
        </w:rPr>
        <w:t>missense</w:t>
      </w:r>
      <w:proofErr w:type="spellEnd"/>
      <w:r w:rsidR="00CC7F9C">
        <w:rPr>
          <w:lang w:val="fi-FI"/>
        </w:rPr>
        <w:t xml:space="preserve">- ja </w:t>
      </w:r>
      <w:proofErr w:type="spellStart"/>
      <w:r w:rsidR="00CC7F9C">
        <w:rPr>
          <w:lang w:val="fi-FI"/>
        </w:rPr>
        <w:t>deleetiomutaatiot</w:t>
      </w:r>
      <w:proofErr w:type="spellEnd"/>
      <w:r w:rsidR="00CC7F9C">
        <w:rPr>
          <w:lang w:val="fi-FI"/>
        </w:rPr>
        <w:t xml:space="preserve"> voivat aiheuttaa virheitä silmukoinnissa, joiden tapauksessa sairaus ei johdu virheellisestä proteiinin toiminnasta</w:t>
      </w:r>
      <w:r w:rsidR="00E97705">
        <w:rPr>
          <w:lang w:val="fi-FI"/>
        </w:rPr>
        <w:t xml:space="preserve"> mutaatioista huolimatta</w:t>
      </w:r>
      <w:r w:rsidR="00CC7F9C">
        <w:rPr>
          <w:lang w:val="fi-FI"/>
        </w:rPr>
        <w:t xml:space="preserve"> </w:t>
      </w:r>
      <w:r w:rsidR="00CC7F9C">
        <w:rPr>
          <w:lang w:val="fi-FI"/>
        </w:rPr>
        <w:fldChar w:fldCharType="begin" w:fldLock="1"/>
      </w:r>
      <w:r w:rsidR="00CC7F9C">
        <w:rPr>
          <w:lang w:val="fi-FI"/>
        </w:rPr>
        <w:instrText>ADDIN CSL_CITATION {"citationItems":[{"id":"ITEM-1","itemData":{"DOI":"10.1186/1750-1326-3-8","ISSN":"1750-1326","abstract":"Abnormalities of microtubule-associated protein tau play a central role in neurofibrillary degeneration in several neurodegenerative disorders that collectively called tauopathies. Six isoforms of tau are expressed in adult human brain, which result from alternative splicing of pre-mRNA generated from a single tau gene. Alternative splicing of tau exon 10 results in tau isoforms containing either three or four microtubule-binding repeats (3R-tau and 4R-tau, respectively). Approximately equal levels of 3R-tau and 4R-tau are expressed in normal adult human brain, but the 3R-tau/4R-tau ratio is altered in the brains in several tauopathies. Discovery of silence mutations and intronic mutations of tau gene in some individuals with frontotemporal dementia with Parkinsonism linked to chromosome 17 (FTDP-17), which only disrupt tau exon 10 splicing but do not alter tau's primary sequence, demonstrates that dysregulation of tau exon 10 alternative splicing and consequently of 3R-tau/4R-tau balance is sufficient to cause neurodegeneration and dementia. Here, we review the gene structure, transcripts and protein isoforms of tau, followed by the regulation of exon 10 splicing that determines the expression of 3R-tau or 4R-tau. Finally, dysregulation of exon 10 splicing of tau in several tauopathies is discussed. Understanding the molecular mechanisms by which tau exon 10 splicing is regulated and how it is disrupted in tauopathies will provide new insight into the mechanisms of these tauopathies and help identify new therapeutic targets to treat these disorders.","author":[{"dropping-particle":"","family":"Liu","given":"Fei","non-dropping-particle":"","parse-names":false,"suffix":""},{"dropping-particle":"","family":"Gong","given":"Cheng-Xin","non-dropping-particle":"","parse-names":false,"suffix":""}],"container-title":"Molecular Neurodegeneration","id":"ITEM-1","issue":"1","issued":{"date-parts":[["2008","7"]]},"page":"8","title":"Tau exon 10 alternative splicing and tauopathies","type":"article-journal","volume":"3"},"uris":["http://www.mendeley.com/documents/?uuid=40afeee2-d98b-4410-8f47-8207fd493be1"]}],"mendeley":{"formattedCitation":"(&lt;span style=\"baseline\"&gt;Liu ja Gong&lt;/span&gt;, 2008)","plainTextFormattedCitation":"(Liu ja Gong, 2008)","previouslyFormattedCitation":"(&lt;span style=\"baseline\"&gt;Liu ja Gong&lt;/span&gt;, 2008)"},"properties":{"noteIndex":0},"schema":"https://github.com/citation-style-language/schema/raw/master/csl-citation.json"}</w:instrText>
      </w:r>
      <w:r w:rsidR="00CC7F9C">
        <w:rPr>
          <w:lang w:val="fi-FI"/>
        </w:rPr>
        <w:fldChar w:fldCharType="separate"/>
      </w:r>
      <w:r w:rsidR="00CC7F9C" w:rsidRPr="000B2844">
        <w:rPr>
          <w:noProof/>
          <w:lang w:val="fi-FI"/>
        </w:rPr>
        <w:t>(Liu ja Gong, 2008)</w:t>
      </w:r>
      <w:r w:rsidR="00CC7F9C">
        <w:rPr>
          <w:lang w:val="fi-FI"/>
        </w:rPr>
        <w:fldChar w:fldCharType="end"/>
      </w:r>
      <w:r w:rsidR="00616501">
        <w:rPr>
          <w:lang w:val="fi-FI"/>
        </w:rPr>
        <w:t>.</w:t>
      </w:r>
      <w:r w:rsidR="000B2844">
        <w:rPr>
          <w:lang w:val="fi-FI"/>
        </w:rPr>
        <w:t xml:space="preserve"> Esimerkiksi yksi mutaatioista on </w:t>
      </w:r>
      <w:ins w:id="63" w:author="Pelin, Katarina B" w:date="2018-12-19T15:58:00Z">
        <w:r w:rsidR="0006456C">
          <w:rPr>
            <w:lang w:val="fi-FI"/>
          </w:rPr>
          <w:t>p.</w:t>
        </w:r>
      </w:ins>
      <w:r w:rsidR="000B2844">
        <w:rPr>
          <w:lang w:val="fi-FI"/>
        </w:rPr>
        <w:t xml:space="preserve">N279K-mutaatio, joka tehostaa </w:t>
      </w:r>
      <w:proofErr w:type="spellStart"/>
      <w:r w:rsidR="000B2844">
        <w:rPr>
          <w:lang w:val="fi-FI"/>
        </w:rPr>
        <w:t>eksonisen</w:t>
      </w:r>
      <w:proofErr w:type="spellEnd"/>
      <w:r w:rsidR="000B2844">
        <w:rPr>
          <w:lang w:val="fi-FI"/>
        </w:rPr>
        <w:t xml:space="preserve"> silmukointikohdan toimintaa, jolloin </w:t>
      </w:r>
      <w:proofErr w:type="spellStart"/>
      <w:r w:rsidR="000B2844">
        <w:rPr>
          <w:lang w:val="fi-FI"/>
        </w:rPr>
        <w:t>eksoni</w:t>
      </w:r>
      <w:proofErr w:type="spellEnd"/>
      <w:r w:rsidR="000B2844">
        <w:rPr>
          <w:lang w:val="fi-FI"/>
        </w:rPr>
        <w:t xml:space="preserve"> 4 säilyy ja tasapaino 3R- ja 4R-proteiinien välillä </w:t>
      </w:r>
      <w:r w:rsidR="001A2460">
        <w:rPr>
          <w:lang w:val="fi-FI"/>
        </w:rPr>
        <w:t>muuttuu</w:t>
      </w:r>
      <w:r w:rsidR="000B2844">
        <w:rPr>
          <w:lang w:val="fi-FI"/>
        </w:rPr>
        <w:t xml:space="preserve"> lisääntyneen 4R-taun vuoksi </w:t>
      </w:r>
      <w:r w:rsidR="000B2844">
        <w:rPr>
          <w:lang w:val="fi-FI"/>
        </w:rPr>
        <w:fldChar w:fldCharType="begin" w:fldLock="1"/>
      </w:r>
      <w:r w:rsidR="00B764D2">
        <w:rPr>
          <w:lang w:val="fi-FI"/>
        </w:rPr>
        <w:instrText>ADDIN CSL_CITATION {"citationItems":[{"id":"ITEM-1","itemData":{"DOI":"10.1016/j.cell.2009.02.011","ISSN":"0092-8674","abstract":"Cellular functions depend on numerous protein-coding and non-coding RNAs and the RNA-binding proteins associated with them, which form ribonucleoprotein complexes (RNPs). Mutations that disrupt either the RNA or protein components of RNPs or the factors required for their assembly can be deleterious. Alternative splicing provides cells with an exquisite capacity to fine-tune their transcriptome and proteome in response to cues. Splicing depends on a complex code, numerous RNA-binding proteins and an enormously intricate network of interactions among them, increasing the opportunity for exposure to mutations and mis-regulation that cause disease. The discovery of disease-causing mutations in RNAs is yielding a wealth of new therapeutic targets, and the growing understanding of RNA biology and chemistry is providing new RNA-based tools for developing therapeutics.","author":[{"dropping-particle":"","family":"Cooper","given":"Thomas A","non-dropping-particle":"","parse-names":false,"suffix":""},{"dropping-particle":"","family":"Wan","given":"Lili","non-dropping-particle":"","parse-names":false,"suffix":""},{"dropping-particle":"","family":"Dreyfuss","given":"Gideon","non-dropping-particle":"","parse-names":false,"suffix":""}],"container-title":"Cell","id":"ITEM-1","issue":"4","issued":{"date-parts":[["2009"]]},"note":"J1: Cell","page":"777-793","title":"RNA and Disease","type":"article-journal","volume":"136"},"uris":["http://www.mendeley.com/documents/?uuid=face3c74-b3bb-4492-b657-7da5b771fa09"]}],"mendeley":{"formattedCitation":"(&lt;span style=\"baseline\"&gt;Cooper ym.&lt;/span&gt;, 2009)","plainTextFormattedCitation":"(Cooper ym., 2009)","previouslyFormattedCitation":"(&lt;span style=\"baseline\"&gt;Cooper ym.&lt;/span&gt;, 2009)"},"properties":{"noteIndex":0},"schema":"https://github.com/citation-style-language/schema/raw/master/csl-citation.json"}</w:instrText>
      </w:r>
      <w:r w:rsidR="000B2844">
        <w:rPr>
          <w:lang w:val="fi-FI"/>
        </w:rPr>
        <w:fldChar w:fldCharType="separate"/>
      </w:r>
      <w:r w:rsidR="000B2844" w:rsidRPr="000B2844">
        <w:rPr>
          <w:noProof/>
          <w:lang w:val="fi-FI"/>
        </w:rPr>
        <w:t>(Cooper ym., 2009)</w:t>
      </w:r>
      <w:r w:rsidR="000B2844">
        <w:rPr>
          <w:lang w:val="fi-FI"/>
        </w:rPr>
        <w:fldChar w:fldCharType="end"/>
      </w:r>
      <w:r w:rsidR="000B2844">
        <w:rPr>
          <w:lang w:val="fi-FI"/>
        </w:rPr>
        <w:t xml:space="preserve">. </w:t>
      </w:r>
      <w:r w:rsidR="004B3AA5">
        <w:rPr>
          <w:lang w:val="fi-FI"/>
        </w:rPr>
        <w:t xml:space="preserve">Ei ole selvää, miksi muuttunut suhdeluku </w:t>
      </w:r>
      <w:proofErr w:type="spellStart"/>
      <w:r w:rsidR="00F632D6">
        <w:rPr>
          <w:lang w:val="fi-FI"/>
        </w:rPr>
        <w:t>isoformien</w:t>
      </w:r>
      <w:proofErr w:type="spellEnd"/>
      <w:r w:rsidR="004B3AA5">
        <w:rPr>
          <w:lang w:val="fi-FI"/>
        </w:rPr>
        <w:t xml:space="preserve"> välillä aiheuttaa</w:t>
      </w:r>
      <w:r w:rsidR="00F632D6">
        <w:rPr>
          <w:lang w:val="fi-FI"/>
        </w:rPr>
        <w:t xml:space="preserve"> sairauden.</w:t>
      </w:r>
      <w:r w:rsidR="00616501">
        <w:rPr>
          <w:lang w:val="fi-FI"/>
        </w:rPr>
        <w:t xml:space="preserve"> Myös Alzheimerin taudissa suhdeluvu</w:t>
      </w:r>
      <w:r w:rsidR="00251400">
        <w:rPr>
          <w:lang w:val="fi-FI"/>
        </w:rPr>
        <w:t>n</w:t>
      </w:r>
      <w:r w:rsidR="00616501">
        <w:rPr>
          <w:lang w:val="fi-FI"/>
        </w:rPr>
        <w:t xml:space="preserve"> muutoksia proteiineissa on </w:t>
      </w:r>
      <w:r w:rsidR="00616501">
        <w:rPr>
          <w:lang w:val="fi-FI"/>
        </w:rPr>
        <w:lastRenderedPageBreak/>
        <w:t xml:space="preserve">havaittu, mutta </w:t>
      </w:r>
      <w:r w:rsidR="005D0268">
        <w:rPr>
          <w:lang w:val="fi-FI"/>
        </w:rPr>
        <w:t xml:space="preserve">selvää </w:t>
      </w:r>
      <w:r w:rsidR="00D275D0">
        <w:rPr>
          <w:lang w:val="fi-FI"/>
        </w:rPr>
        <w:t>korrelaatiota</w:t>
      </w:r>
      <w:r w:rsidR="005D0268">
        <w:rPr>
          <w:lang w:val="fi-FI"/>
        </w:rPr>
        <w:t xml:space="preserve"> ei ole havaittu </w:t>
      </w:r>
      <w:r w:rsidR="00251400">
        <w:rPr>
          <w:lang w:val="fi-FI"/>
        </w:rPr>
        <w:t xml:space="preserve">ja 3R-4R -suhteen </w:t>
      </w:r>
      <w:r w:rsidR="00D275D0">
        <w:rPr>
          <w:lang w:val="fi-FI"/>
        </w:rPr>
        <w:t xml:space="preserve">ja sairauden </w:t>
      </w:r>
      <w:r w:rsidR="00251400">
        <w:rPr>
          <w:lang w:val="fi-FI"/>
        </w:rPr>
        <w:t>välillä</w:t>
      </w:r>
      <w:r w:rsidR="000B2844">
        <w:rPr>
          <w:lang w:val="fi-FI"/>
        </w:rPr>
        <w:t xml:space="preserve"> </w:t>
      </w:r>
      <w:r w:rsidR="000B2844">
        <w:rPr>
          <w:lang w:val="fi-FI"/>
        </w:rPr>
        <w:fldChar w:fldCharType="begin" w:fldLock="1"/>
      </w:r>
      <w:r w:rsidR="000B2844">
        <w:rPr>
          <w:lang w:val="fi-FI"/>
        </w:rPr>
        <w:instrText>ADDIN CSL_CITATION {"citationItems":[{"id":"ITEM-1","itemData":{"DOI":"10.1186/1750-1326-3-8","ISSN":"1750-1326","abstract":"Abnormalities of microtubule-associated protein tau play a central role in neurofibrillary degeneration in several neurodegenerative disorders that collectively called tauopathies. Six isoforms of tau are expressed in adult human brain, which result from alternative splicing of pre-mRNA generated from a single tau gene. Alternative splicing of tau exon 10 results in tau isoforms containing either three or four microtubule-binding repeats (3R-tau and 4R-tau, respectively). Approximately equal levels of 3R-tau and 4R-tau are expressed in normal adult human brain, but the 3R-tau/4R-tau ratio is altered in the brains in several tauopathies. Discovery of silence mutations and intronic mutations of tau gene in some individuals with frontotemporal dementia with Parkinsonism linked to chromosome 17 (FTDP-17), which only disrupt tau exon 10 splicing but do not alter tau's primary sequence, demonstrates that dysregulation of tau exon 10 alternative splicing and consequently of 3R-tau/4R-tau balance is sufficient to cause neurodegeneration and dementia. Here, we review the gene structure, transcripts and protein isoforms of tau, followed by the regulation of exon 10 splicing that determines the expression of 3R-tau or 4R-tau. Finally, dysregulation of exon 10 splicing of tau in several tauopathies is discussed. Understanding the molecular mechanisms by which tau exon 10 splicing is regulated and how it is disrupted in tauopathies will provide new insight into the mechanisms of these tauopathies and help identify new therapeutic targets to treat these disorders.","author":[{"dropping-particle":"","family":"Liu","given":"Fei","non-dropping-particle":"","parse-names":false,"suffix":""},{"dropping-particle":"","family":"Gong","given":"Cheng-Xin","non-dropping-particle":"","parse-names":false,"suffix":""}],"container-title":"Molecular Neurodegeneration","id":"ITEM-1","issue":"1","issued":{"date-parts":[["2008","7"]]},"page":"8","title":"Tau exon 10 alternative splicing and tauopathies","type":"article-journal","volume":"3"},"uris":["http://www.mendeley.com/documents/?uuid=40afeee2-d98b-4410-8f47-8207fd493be1"]}],"mendeley":{"formattedCitation":"(&lt;span style=\"baseline\"&gt;Liu ja Gong&lt;/span&gt;, 2008)","plainTextFormattedCitation":"(Liu ja Gong, 2008)","previouslyFormattedCitation":"(&lt;span style=\"baseline\"&gt;Liu ja Gong&lt;/span&gt;, 2008)"},"properties":{"noteIndex":0},"schema":"https://github.com/citation-style-language/schema/raw/master/csl-citation.json"}</w:instrText>
      </w:r>
      <w:r w:rsidR="000B2844">
        <w:rPr>
          <w:lang w:val="fi-FI"/>
        </w:rPr>
        <w:fldChar w:fldCharType="separate"/>
      </w:r>
      <w:r w:rsidR="000B2844" w:rsidRPr="000B2844">
        <w:rPr>
          <w:noProof/>
          <w:lang w:val="fi-FI"/>
        </w:rPr>
        <w:t>(Liu ja Gong, 2008)</w:t>
      </w:r>
      <w:r w:rsidR="000B2844">
        <w:rPr>
          <w:lang w:val="fi-FI"/>
        </w:rPr>
        <w:fldChar w:fldCharType="end"/>
      </w:r>
      <w:r w:rsidR="00251400">
        <w:rPr>
          <w:lang w:val="fi-FI"/>
        </w:rPr>
        <w:t>.</w:t>
      </w:r>
    </w:p>
    <w:p w14:paraId="29D3F57E" w14:textId="77777777" w:rsidR="000B2844" w:rsidRDefault="000B2844" w:rsidP="000B2844">
      <w:pPr>
        <w:pStyle w:val="Heading2"/>
        <w:divId w:val="1791391697"/>
        <w:rPr>
          <w:lang w:val="fi-FI"/>
        </w:rPr>
      </w:pPr>
      <w:bookmarkStart w:id="64" w:name="_Toc532849140"/>
      <w:r>
        <w:rPr>
          <w:lang w:val="fi-FI"/>
        </w:rPr>
        <w:t xml:space="preserve">6.3 </w:t>
      </w:r>
      <w:proofErr w:type="spellStart"/>
      <w:r>
        <w:rPr>
          <w:lang w:val="fi-FI"/>
        </w:rPr>
        <w:t>Menkesin</w:t>
      </w:r>
      <w:proofErr w:type="spellEnd"/>
      <w:r>
        <w:rPr>
          <w:lang w:val="fi-FI"/>
        </w:rPr>
        <w:t xml:space="preserve"> </w:t>
      </w:r>
      <w:r w:rsidR="00EB6925">
        <w:rPr>
          <w:lang w:val="fi-FI"/>
        </w:rPr>
        <w:t>tauti</w:t>
      </w:r>
      <w:bookmarkEnd w:id="64"/>
    </w:p>
    <w:p w14:paraId="437DB50B" w14:textId="77777777" w:rsidR="00EB6925" w:rsidRDefault="00EB6925" w:rsidP="00EB6925">
      <w:pPr>
        <w:divId w:val="1791391697"/>
        <w:rPr>
          <w:lang w:val="fi-FI"/>
        </w:rPr>
      </w:pPr>
      <w:proofErr w:type="spellStart"/>
      <w:r>
        <w:rPr>
          <w:lang w:val="fi-FI"/>
        </w:rPr>
        <w:t>Menkesin</w:t>
      </w:r>
      <w:proofErr w:type="spellEnd"/>
      <w:r>
        <w:rPr>
          <w:lang w:val="fi-FI"/>
        </w:rPr>
        <w:t xml:space="preserve"> </w:t>
      </w:r>
      <w:r w:rsidR="00411026">
        <w:rPr>
          <w:lang w:val="fi-FI"/>
        </w:rPr>
        <w:t xml:space="preserve">oireyhtymä </w:t>
      </w:r>
      <w:r w:rsidR="00C93333">
        <w:rPr>
          <w:lang w:val="fi-FI"/>
        </w:rPr>
        <w:t>on X-kromosomaalinen</w:t>
      </w:r>
      <w:r>
        <w:rPr>
          <w:lang w:val="fi-FI"/>
        </w:rPr>
        <w:t xml:space="preserve"> kupariaineenvaihdunnan häiriön aiheuttava sairaus.</w:t>
      </w:r>
      <w:r w:rsidR="00CD3DDA">
        <w:rPr>
          <w:lang w:val="fi-FI"/>
        </w:rPr>
        <w:t xml:space="preserve"> </w:t>
      </w:r>
      <w:proofErr w:type="spellStart"/>
      <w:r w:rsidR="00CD3DDA">
        <w:rPr>
          <w:lang w:val="fi-FI"/>
        </w:rPr>
        <w:t>Menkesin</w:t>
      </w:r>
      <w:proofErr w:type="spellEnd"/>
      <w:r w:rsidR="00CD3DDA">
        <w:rPr>
          <w:lang w:val="fi-FI"/>
        </w:rPr>
        <w:t xml:space="preserve"> oireyhtymän esiintyvyys välillä 1:40 000-1:350 000.</w:t>
      </w:r>
      <w:r>
        <w:rPr>
          <w:lang w:val="fi-FI"/>
        </w:rPr>
        <w:t xml:space="preserve"> Sairaus johtuu mutaatioista </w:t>
      </w:r>
      <w:r w:rsidR="000A119E" w:rsidRPr="00EB6925">
        <w:rPr>
          <w:i/>
          <w:lang w:val="fi-FI"/>
        </w:rPr>
        <w:t>ATP7A</w:t>
      </w:r>
      <w:r w:rsidR="000A119E">
        <w:rPr>
          <w:lang w:val="fi-FI"/>
        </w:rPr>
        <w:t>-geenissä,</w:t>
      </w:r>
      <w:r>
        <w:rPr>
          <w:lang w:val="fi-FI"/>
        </w:rPr>
        <w:t xml:space="preserve"> joka koodaa kuparia kuljettavaa </w:t>
      </w:r>
      <w:proofErr w:type="spellStart"/>
      <w:r>
        <w:rPr>
          <w:lang w:val="fi-FI"/>
        </w:rPr>
        <w:t>ATPaasia</w:t>
      </w:r>
      <w:proofErr w:type="spellEnd"/>
      <w:r>
        <w:rPr>
          <w:lang w:val="fi-FI"/>
        </w:rPr>
        <w:t xml:space="preserve">. Kyseinen </w:t>
      </w:r>
      <w:proofErr w:type="spellStart"/>
      <w:r>
        <w:rPr>
          <w:lang w:val="fi-FI"/>
        </w:rPr>
        <w:t>ATPaasi</w:t>
      </w:r>
      <w:proofErr w:type="spellEnd"/>
      <w:r>
        <w:rPr>
          <w:lang w:val="fi-FI"/>
        </w:rPr>
        <w:t xml:space="preserve"> kuljettaa kuparia suolen </w:t>
      </w:r>
      <w:proofErr w:type="spellStart"/>
      <w:r>
        <w:rPr>
          <w:lang w:val="fi-FI"/>
        </w:rPr>
        <w:t>enterosyyteistä</w:t>
      </w:r>
      <w:proofErr w:type="spellEnd"/>
      <w:r>
        <w:rPr>
          <w:lang w:val="fi-FI"/>
        </w:rPr>
        <w:t xml:space="preserve"> el</w:t>
      </w:r>
      <w:r w:rsidR="00B764D2">
        <w:rPr>
          <w:lang w:val="fi-FI"/>
        </w:rPr>
        <w:t>i</w:t>
      </w:r>
      <w:r>
        <w:rPr>
          <w:lang w:val="fi-FI"/>
        </w:rPr>
        <w:t xml:space="preserve">mistöön, jossa kupari kuljetetaan soluille. </w:t>
      </w:r>
      <w:r w:rsidR="00B764D2">
        <w:rPr>
          <w:lang w:val="fi-FI"/>
        </w:rPr>
        <w:t>Kupar</w:t>
      </w:r>
      <w:r w:rsidR="00C93333">
        <w:rPr>
          <w:lang w:val="fi-FI"/>
        </w:rPr>
        <w:t>ia</w:t>
      </w:r>
      <w:r w:rsidR="00B764D2">
        <w:rPr>
          <w:lang w:val="fi-FI"/>
        </w:rPr>
        <w:t xml:space="preserve"> </w:t>
      </w:r>
      <w:r w:rsidR="00C93333">
        <w:rPr>
          <w:lang w:val="fi-FI"/>
        </w:rPr>
        <w:t>tarvitaan</w:t>
      </w:r>
      <w:r w:rsidR="00B764D2">
        <w:rPr>
          <w:lang w:val="fi-FI"/>
        </w:rPr>
        <w:t xml:space="preserve"> monissa solun prosesseissa, kuten mitokondrioiden soluhengityksessä, antioksidanteissa, välittäjäaineiden</w:t>
      </w:r>
      <w:r w:rsidR="00C93333">
        <w:rPr>
          <w:lang w:val="fi-FI"/>
        </w:rPr>
        <w:t xml:space="preserve"> ja</w:t>
      </w:r>
      <w:r w:rsidR="00700BDF">
        <w:rPr>
          <w:lang w:val="fi-FI"/>
        </w:rPr>
        <w:t xml:space="preserve"> entsyymien</w:t>
      </w:r>
      <w:r w:rsidR="00C93333">
        <w:rPr>
          <w:lang w:val="fi-FI"/>
        </w:rPr>
        <w:t xml:space="preserve"> </w:t>
      </w:r>
      <w:r w:rsidR="00B764D2">
        <w:rPr>
          <w:lang w:val="fi-FI"/>
        </w:rPr>
        <w:t>synteesissä, sidekudoksen muodostumisessa</w:t>
      </w:r>
      <w:r w:rsidR="00700BDF">
        <w:rPr>
          <w:lang w:val="fi-FI"/>
        </w:rPr>
        <w:t xml:space="preserve"> ja</w:t>
      </w:r>
      <w:r w:rsidR="00C93333">
        <w:rPr>
          <w:lang w:val="fi-FI"/>
        </w:rPr>
        <w:t xml:space="preserve"> </w:t>
      </w:r>
      <w:r w:rsidR="00B764D2">
        <w:rPr>
          <w:lang w:val="fi-FI"/>
        </w:rPr>
        <w:t xml:space="preserve">peptidien </w:t>
      </w:r>
      <w:proofErr w:type="spellStart"/>
      <w:r w:rsidR="00B764D2">
        <w:rPr>
          <w:lang w:val="fi-FI"/>
        </w:rPr>
        <w:t>amidaatiossa</w:t>
      </w:r>
      <w:proofErr w:type="spellEnd"/>
      <w:r w:rsidR="00C93333">
        <w:rPr>
          <w:lang w:val="fi-FI"/>
        </w:rPr>
        <w:t xml:space="preserve">. Kuparin </w:t>
      </w:r>
      <w:proofErr w:type="spellStart"/>
      <w:r w:rsidR="00C93333">
        <w:rPr>
          <w:lang w:val="fi-FI"/>
        </w:rPr>
        <w:t>homeostasia</w:t>
      </w:r>
      <w:proofErr w:type="spellEnd"/>
      <w:r w:rsidR="00C93333">
        <w:rPr>
          <w:lang w:val="fi-FI"/>
        </w:rPr>
        <w:t xml:space="preserve"> on tarkkaa, sillä liiallinen kupari soluissa on toksista.</w:t>
      </w:r>
      <w:r w:rsidR="00B764D2">
        <w:rPr>
          <w:lang w:val="fi-FI"/>
        </w:rPr>
        <w:t xml:space="preserve"> </w:t>
      </w:r>
      <w:r w:rsidR="00B764D2">
        <w:rPr>
          <w:lang w:val="fi-FI"/>
        </w:rPr>
        <w:fldChar w:fldCharType="begin" w:fldLock="1"/>
      </w:r>
      <w:r w:rsidR="00CD3DDA">
        <w:rPr>
          <w:lang w:val="fi-FI"/>
        </w:rPr>
        <w:instrText>ADDIN CSL_CITATION {"citationItems":[{"id":"ITEM-1","itemData":{"DOI":"10.1136/jmg.2007.052746","ISSN":"1468-6244","abstract":"The trace metal copper is essential for a variety of biological processes, but extremely toxic when present in excessive amounts. Therefore, concentrations of this metal in the body are kept under tight control. Central regulators of cellular copper metabolism are the copper-transporting P-type ATPases ATP7A and ATP7B. Mutations in ATP7A or ATP7B disrupt the homeostatic copper balance, resulting in copper deficiency (Menkes disease) or copper overload (Wilson disease), respectively. ATP7A and ATP7B exert their functions in copper transport through a variety of interdependent mechanisms and regulatory events, including their catalytic ATPase activity, copper-induced trafficking, post-translational modifications and protein-protein interactions. This paper reviews the extensive efforts that have been undertaken over the past few years to dissect and characterise these mechanisms, and how these are affected in Menkes and Wilson disease. As both disorders are characterised by an extensive clinical heterogeneity, we will discus how the underlying genetic defects correlate with the molecular functions of ATP7A and ATP7B and with the clinical expression of these disorders.","author":[{"dropping-particle":"","family":"Bie","given":"P","non-dropping-particle":"de","parse-names":false,"suffix":""},{"dropping-particle":"","family":"Muller","given":"P","non-dropping-particle":"","parse-names":false,"suffix":""},{"dropping-particle":"","family":"Wijmenga","given":"C","non-dropping-particle":"","parse-names":false,"suffix":""},{"dropping-particle":"","family":"Klomp","given":"L W J","non-dropping-particle":"","parse-names":false,"suffix":""}],"container-title":"Journal of medical genetics","edition":"2007/08/23","id":"ITEM-1","issue":"11","issued":{"date-parts":[["2007","11"]]},"page":"673-688","publisher":"BMJ Group","title":"Molecular pathogenesis of Wilson and Menkes disease: correlation of mutations with molecular defects and disease phenotypes","type":"article-journal","volume":"44"},"uris":["http://www.mendeley.com/documents/?uuid=ab90e15a-0bd3-4825-8bee-acdc7d099502"]}],"mendeley":{"formattedCitation":"(&lt;span style=\"baseline\"&gt;de Bie ym.&lt;/span&gt;, 2007)","plainTextFormattedCitation":"(de Bie ym., 2007)","previouslyFormattedCitation":"(&lt;span style=\"baseline\"&gt;de Bie ym.&lt;/span&gt;, 2007)"},"properties":{"noteIndex":0},"schema":"https://github.com/citation-style-language/schema/raw/master/csl-citation.json"}</w:instrText>
      </w:r>
      <w:r w:rsidR="00B764D2">
        <w:rPr>
          <w:lang w:val="fi-FI"/>
        </w:rPr>
        <w:fldChar w:fldCharType="separate"/>
      </w:r>
      <w:r w:rsidR="00B764D2" w:rsidRPr="00B764D2">
        <w:rPr>
          <w:noProof/>
          <w:lang w:val="fi-FI"/>
        </w:rPr>
        <w:t>(de Bie ym., 2007)</w:t>
      </w:r>
      <w:r w:rsidR="00B764D2">
        <w:rPr>
          <w:lang w:val="fi-FI"/>
        </w:rPr>
        <w:fldChar w:fldCharType="end"/>
      </w:r>
      <w:r w:rsidR="00B764D2">
        <w:rPr>
          <w:lang w:val="fi-FI"/>
        </w:rPr>
        <w:t>.</w:t>
      </w:r>
    </w:p>
    <w:p w14:paraId="489751C5" w14:textId="77777777" w:rsidR="00C93333" w:rsidRDefault="00C93333" w:rsidP="00EB6925">
      <w:pPr>
        <w:divId w:val="1791391697"/>
        <w:rPr>
          <w:lang w:val="fi-FI"/>
        </w:rPr>
      </w:pPr>
      <w:r>
        <w:rPr>
          <w:lang w:val="fi-FI"/>
        </w:rPr>
        <w:tab/>
      </w:r>
      <w:proofErr w:type="spellStart"/>
      <w:r>
        <w:rPr>
          <w:lang w:val="fi-FI"/>
        </w:rPr>
        <w:t>Menkesin</w:t>
      </w:r>
      <w:proofErr w:type="spellEnd"/>
      <w:r>
        <w:rPr>
          <w:lang w:val="fi-FI"/>
        </w:rPr>
        <w:t xml:space="preserve"> </w:t>
      </w:r>
      <w:r w:rsidR="00411026">
        <w:rPr>
          <w:lang w:val="fi-FI"/>
        </w:rPr>
        <w:t>oireyhtymä</w:t>
      </w:r>
      <w:r>
        <w:rPr>
          <w:lang w:val="fi-FI"/>
        </w:rPr>
        <w:t xml:space="preserve"> aiheuttaa </w:t>
      </w:r>
      <w:r w:rsidR="000115BA">
        <w:rPr>
          <w:lang w:val="fi-FI"/>
        </w:rPr>
        <w:t xml:space="preserve">neurologisia oireita, kuten kehitysvammaisuutta ja kohtauksia, kasvun hidastumista, hypotermiaa, </w:t>
      </w:r>
      <w:proofErr w:type="spellStart"/>
      <w:r w:rsidR="000115BA">
        <w:rPr>
          <w:lang w:val="fi-FI"/>
        </w:rPr>
        <w:t>hypopigmentaatiota</w:t>
      </w:r>
      <w:proofErr w:type="spellEnd"/>
      <w:r w:rsidR="000115BA">
        <w:rPr>
          <w:lang w:val="fi-FI"/>
        </w:rPr>
        <w:t xml:space="preserve"> ja sairaudelle tyypilliset, teräsvillaa muistuttavat hiukset</w:t>
      </w:r>
      <w:r w:rsidR="00411026">
        <w:rPr>
          <w:lang w:val="fi-FI"/>
        </w:rPr>
        <w:t xml:space="preserve">. Tauti puhkeaa 2-3 kuukauden ikäisenä ja aiheuttaa kuoleman kolmanteen ikävuoteen mennessä. Sairaudesta on myös lievempi muoto, jota sairastavilla on lievemmät neurologiset oireet sekä pitempi elinikä. Sairaudesta on myös sen lievin muoto, </w:t>
      </w:r>
      <w:proofErr w:type="spellStart"/>
      <w:r w:rsidR="00411026">
        <w:rPr>
          <w:lang w:val="fi-FI"/>
        </w:rPr>
        <w:t>occipital</w:t>
      </w:r>
      <w:proofErr w:type="spellEnd"/>
      <w:r w:rsidR="00411026">
        <w:rPr>
          <w:lang w:val="fi-FI"/>
        </w:rPr>
        <w:t xml:space="preserve"> </w:t>
      </w:r>
      <w:proofErr w:type="spellStart"/>
      <w:r w:rsidR="00411026">
        <w:rPr>
          <w:lang w:val="fi-FI"/>
        </w:rPr>
        <w:t>horn</w:t>
      </w:r>
      <w:proofErr w:type="spellEnd"/>
      <w:r w:rsidR="00411026">
        <w:rPr>
          <w:lang w:val="fi-FI"/>
        </w:rPr>
        <w:t xml:space="preserve"> -oireyhtymä, jossa neurologiset oireet ovat lievempiä tai niitä ei ole ollenkaan</w:t>
      </w:r>
      <w:r w:rsidR="00CD3DDA">
        <w:rPr>
          <w:lang w:val="fi-FI"/>
        </w:rPr>
        <w:t xml:space="preserve"> </w:t>
      </w:r>
      <w:r w:rsidR="00CD3DDA">
        <w:rPr>
          <w:lang w:val="fi-FI"/>
        </w:rPr>
        <w:fldChar w:fldCharType="begin" w:fldLock="1"/>
      </w:r>
      <w:r w:rsidR="006376D4">
        <w:rPr>
          <w:lang w:val="fi-FI"/>
        </w:rPr>
        <w:instrText>ADDIN CSL_CITATION {"citationItems":[{"id":"ITEM-1","itemData":{"DOI":"10.1136/jmg.2007.052746","ISSN":"1468-6244","abstract":"The trace metal copper is essential for a variety of biological processes, but extremely toxic when present in excessive amounts. Therefore, concentrations of this metal in the body are kept under tight control. Central regulators of cellular copper metabolism are the copper-transporting P-type ATPases ATP7A and ATP7B. Mutations in ATP7A or ATP7B disrupt the homeostatic copper balance, resulting in copper deficiency (Menkes disease) or copper overload (Wilson disease), respectively. ATP7A and ATP7B exert their functions in copper transport through a variety of interdependent mechanisms and regulatory events, including their catalytic ATPase activity, copper-induced trafficking, post-translational modifications and protein-protein interactions. This paper reviews the extensive efforts that have been undertaken over the past few years to dissect and characterise these mechanisms, and how these are affected in Menkes and Wilson disease. As both disorders are characterised by an extensive clinical heterogeneity, we will discus how the underlying genetic defects correlate with the molecular functions of ATP7A and ATP7B and with the clinical expression of these disorders.","author":[{"dropping-particle":"","family":"Bie","given":"P","non-dropping-particle":"de","parse-names":false,"suffix":""},{"dropping-particle":"","family":"Muller","given":"P","non-dropping-particle":"","parse-names":false,"suffix":""},{"dropping-particle":"","family":"Wijmenga","given":"C","non-dropping-particle":"","parse-names":false,"suffix":""},{"dropping-particle":"","family":"Klomp","given":"L W J","non-dropping-particle":"","parse-names":false,"suffix":""}],"container-title":"Journal of medical genetics","edition":"2007/08/23","id":"ITEM-1","issue":"11","issued":{"date-parts":[["2007","11"]]},"page":"673-688","publisher":"BMJ Group","title":"Molecular pathogenesis of Wilson and Menkes disease: correlation of mutations with molecular defects and disease phenotypes","type":"article-journal","volume":"44"},"uris":["http://www.mendeley.com/documents/?uuid=ab90e15a-0bd3-4825-8bee-acdc7d099502"]}],"mendeley":{"formattedCitation":"(&lt;span style=\"baseline\"&gt;de Bie ym.&lt;/span&gt;, 2007)","plainTextFormattedCitation":"(de Bie ym., 2007)","previouslyFormattedCitation":"(&lt;span style=\"baseline\"&gt;de Bie ym.&lt;/span&gt;, 2007)"},"properties":{"noteIndex":0},"schema":"https://github.com/citation-style-language/schema/raw/master/csl-citation.json"}</w:instrText>
      </w:r>
      <w:r w:rsidR="00CD3DDA">
        <w:rPr>
          <w:lang w:val="fi-FI"/>
        </w:rPr>
        <w:fldChar w:fldCharType="separate"/>
      </w:r>
      <w:r w:rsidR="00CD3DDA" w:rsidRPr="00CD3DDA">
        <w:rPr>
          <w:noProof/>
          <w:lang w:val="fi-FI"/>
        </w:rPr>
        <w:t>(de Bie ym., 2007)</w:t>
      </w:r>
      <w:r w:rsidR="00CD3DDA">
        <w:rPr>
          <w:lang w:val="fi-FI"/>
        </w:rPr>
        <w:fldChar w:fldCharType="end"/>
      </w:r>
      <w:r w:rsidR="00411026">
        <w:rPr>
          <w:lang w:val="fi-FI"/>
        </w:rPr>
        <w:t>.</w:t>
      </w:r>
    </w:p>
    <w:p w14:paraId="7028C62F" w14:textId="1F1C41FB" w:rsidR="00B745F7" w:rsidRDefault="00CD3DDA" w:rsidP="0035109F">
      <w:pPr>
        <w:divId w:val="1791391697"/>
        <w:rPr>
          <w:lang w:val="fi-FI"/>
        </w:rPr>
      </w:pPr>
      <w:r>
        <w:rPr>
          <w:lang w:val="fi-FI"/>
        </w:rPr>
        <w:lastRenderedPageBreak/>
        <w:tab/>
        <w:t xml:space="preserve">Silmukointi vaikuttaa </w:t>
      </w:r>
      <w:proofErr w:type="spellStart"/>
      <w:r>
        <w:rPr>
          <w:lang w:val="fi-FI"/>
        </w:rPr>
        <w:t>Menkesin</w:t>
      </w:r>
      <w:proofErr w:type="spellEnd"/>
      <w:r>
        <w:rPr>
          <w:lang w:val="fi-FI"/>
        </w:rPr>
        <w:t xml:space="preserve"> </w:t>
      </w:r>
      <w:r w:rsidR="009F31E2">
        <w:rPr>
          <w:lang w:val="fi-FI"/>
        </w:rPr>
        <w:t xml:space="preserve">oireyhtymässä </w:t>
      </w:r>
      <w:r>
        <w:rPr>
          <w:lang w:val="fi-FI"/>
        </w:rPr>
        <w:t xml:space="preserve">sen vakavuuteen. Taudissa on todettu yli 200 eri mutaatiota, joista deleetiot ja </w:t>
      </w:r>
      <w:proofErr w:type="spellStart"/>
      <w:r>
        <w:rPr>
          <w:lang w:val="fi-FI"/>
        </w:rPr>
        <w:t>insertiot</w:t>
      </w:r>
      <w:proofErr w:type="spellEnd"/>
      <w:r>
        <w:rPr>
          <w:lang w:val="fi-FI"/>
        </w:rPr>
        <w:t xml:space="preserve">, </w:t>
      </w:r>
      <w:proofErr w:type="spellStart"/>
      <w:r>
        <w:rPr>
          <w:lang w:val="fi-FI"/>
        </w:rPr>
        <w:t>missense</w:t>
      </w:r>
      <w:proofErr w:type="spellEnd"/>
      <w:r>
        <w:rPr>
          <w:lang w:val="fi-FI"/>
        </w:rPr>
        <w:t>-mutaatiot ja silmukointimutaatiot esiintyvät samassa suhte</w:t>
      </w:r>
      <w:ins w:id="65" w:author="Pelin, Katarina B" w:date="2018-12-19T15:59:00Z">
        <w:r w:rsidR="0006456C">
          <w:rPr>
            <w:lang w:val="fi-FI"/>
          </w:rPr>
          <w:t>e</w:t>
        </w:r>
      </w:ins>
      <w:r>
        <w:rPr>
          <w:lang w:val="fi-FI"/>
        </w:rPr>
        <w:t>ssa.</w:t>
      </w:r>
      <w:r w:rsidR="00090EBB">
        <w:rPr>
          <w:lang w:val="fi-FI"/>
        </w:rPr>
        <w:t xml:space="preserve"> On havaittu, että mutaatiot, jotka mahdollistavat osittaisen </w:t>
      </w:r>
      <w:r w:rsidR="00090EBB" w:rsidRPr="00EB6925">
        <w:rPr>
          <w:i/>
          <w:lang w:val="fi-FI"/>
        </w:rPr>
        <w:t>ATP7A</w:t>
      </w:r>
      <w:r w:rsidR="00090EBB">
        <w:rPr>
          <w:lang w:val="fi-FI"/>
        </w:rPr>
        <w:t xml:space="preserve">-geenin </w:t>
      </w:r>
      <w:r w:rsidR="009F31E2">
        <w:rPr>
          <w:lang w:val="fi-FI"/>
        </w:rPr>
        <w:t>toiminnan</w:t>
      </w:r>
      <w:r w:rsidR="00090EBB">
        <w:rPr>
          <w:lang w:val="fi-FI"/>
        </w:rPr>
        <w:t xml:space="preserve"> </w:t>
      </w:r>
      <w:r w:rsidR="009F31E2">
        <w:rPr>
          <w:lang w:val="fi-FI"/>
        </w:rPr>
        <w:t xml:space="preserve">aiheuttavat lievemmän muodon taudista. Silmukointimutaatioita esiintyy enemmän </w:t>
      </w:r>
      <w:proofErr w:type="spellStart"/>
      <w:r w:rsidR="009F31E2">
        <w:rPr>
          <w:lang w:val="fi-FI"/>
        </w:rPr>
        <w:t>occipital</w:t>
      </w:r>
      <w:proofErr w:type="spellEnd"/>
      <w:r w:rsidR="009F31E2">
        <w:rPr>
          <w:lang w:val="fi-FI"/>
        </w:rPr>
        <w:t xml:space="preserve"> </w:t>
      </w:r>
      <w:proofErr w:type="spellStart"/>
      <w:r w:rsidR="009F31E2">
        <w:rPr>
          <w:lang w:val="fi-FI"/>
        </w:rPr>
        <w:t>horn</w:t>
      </w:r>
      <w:proofErr w:type="spellEnd"/>
      <w:r w:rsidR="009F31E2">
        <w:rPr>
          <w:lang w:val="fi-FI"/>
        </w:rPr>
        <w:t xml:space="preserve"> </w:t>
      </w:r>
      <w:r w:rsidR="007446A9">
        <w:rPr>
          <w:lang w:val="fi-FI"/>
        </w:rPr>
        <w:t>–</w:t>
      </w:r>
      <w:r w:rsidR="009F31E2" w:rsidRPr="009F31E2">
        <w:rPr>
          <w:lang w:val="fi-FI"/>
        </w:rPr>
        <w:t xml:space="preserve"> </w:t>
      </w:r>
      <w:r w:rsidR="009F31E2">
        <w:rPr>
          <w:lang w:val="fi-FI"/>
        </w:rPr>
        <w:t>oireyhtymä</w:t>
      </w:r>
      <w:r w:rsidR="007446A9">
        <w:rPr>
          <w:lang w:val="fi-FI"/>
        </w:rPr>
        <w:t>ssä</w:t>
      </w:r>
      <w:r w:rsidR="004B67AB">
        <w:rPr>
          <w:lang w:val="fi-FI"/>
        </w:rPr>
        <w:t>, jossa</w:t>
      </w:r>
      <w:r w:rsidR="007446A9">
        <w:rPr>
          <w:lang w:val="fi-FI"/>
        </w:rPr>
        <w:t xml:space="preserve"> silmukointimutaatioista huolimatta soluissa esiintyy myös normaalisti silmukoitua ATP7A- lähetti-RNA:ta, jonka seurauksena on lievempi tautimuoto </w:t>
      </w:r>
      <w:r w:rsidR="006376D4">
        <w:rPr>
          <w:lang w:val="fi-FI"/>
        </w:rPr>
        <w:fldChar w:fldCharType="begin" w:fldLock="1"/>
      </w:r>
      <w:r w:rsidR="00952EFF">
        <w:rPr>
          <w:lang w:val="fi-FI"/>
        </w:rPr>
        <w:instrText>ADDIN CSL_CITATION {"citationItems":[{"id":"ITEM-1","itemData":{"DOI":"10.1136/jmg.2007.052746","ISSN":"1468-6244","abstract":"The trace metal copper is essential for a variety of biological processes, but extremely toxic when present in excessive amounts. Therefore, concentrations of this metal in the body are kept under tight control. Central regulators of cellular copper metabolism are the copper-transporting P-type ATPases ATP7A and ATP7B. Mutations in ATP7A or ATP7B disrupt the homeostatic copper balance, resulting in copper deficiency (Menkes disease) or copper overload (Wilson disease), respectively. ATP7A and ATP7B exert their functions in copper transport through a variety of interdependent mechanisms and regulatory events, including their catalytic ATPase activity, copper-induced trafficking, post-translational modifications and protein-protein interactions. This paper reviews the extensive efforts that have been undertaken over the past few years to dissect and characterise these mechanisms, and how these are affected in Menkes and Wilson disease. As both disorders are characterised by an extensive clinical heterogeneity, we will discus how the underlying genetic defects correlate with the molecular functions of ATP7A and ATP7B and with the clinical expression of these disorders.","author":[{"dropping-particle":"","family":"Bie","given":"P","non-dropping-particle":"de","parse-names":false,"suffix":""},{"dropping-particle":"","family":"Muller","given":"P","non-dropping-particle":"","parse-names":false,"suffix":""},{"dropping-particle":"","family":"Wijmenga","given":"C","non-dropping-particle":"","parse-names":false,"suffix":""},{"dropping-particle":"","family":"Klomp","given":"L W J","non-dropping-particle":"","parse-names":false,"suffix":""}],"container-title":"Journal of medical genetics","edition":"2007/08/23","id":"ITEM-1","issue":"11","issued":{"date-parts":[["2007","11"]]},"page":"673-688","publisher":"BMJ Group","title":"Molecular pathogenesis of Wilson and Menkes disease: correlation of mutations with molecular defects and disease phenotypes","type":"article-journal","volume":"44"},"uris":["http://www.mendeley.com/documents/?uuid=ab90e15a-0bd3-4825-8bee-acdc7d099502"]}],"mendeley":{"formattedCitation":"(&lt;span style=\"baseline\"&gt;de Bie ym.&lt;/span&gt;, 2007)","plainTextFormattedCitation":"(de Bie ym., 2007)","previouslyFormattedCitation":"(&lt;span style=\"baseline\"&gt;de Bie ym.&lt;/span&gt;, 2007)"},"properties":{"noteIndex":0},"schema":"https://github.com/citation-style-language/schema/raw/master/csl-citation.json"}</w:instrText>
      </w:r>
      <w:r w:rsidR="006376D4">
        <w:rPr>
          <w:lang w:val="fi-FI"/>
        </w:rPr>
        <w:fldChar w:fldCharType="separate"/>
      </w:r>
      <w:r w:rsidR="006376D4" w:rsidRPr="006376D4">
        <w:rPr>
          <w:noProof/>
          <w:lang w:val="fi-FI"/>
        </w:rPr>
        <w:t>(de Bie ym., 2007)</w:t>
      </w:r>
      <w:r w:rsidR="006376D4">
        <w:rPr>
          <w:lang w:val="fi-FI"/>
        </w:rPr>
        <w:fldChar w:fldCharType="end"/>
      </w:r>
      <w:r w:rsidR="006376D4">
        <w:rPr>
          <w:lang w:val="fi-FI"/>
        </w:rPr>
        <w:t>.</w:t>
      </w:r>
    </w:p>
    <w:p w14:paraId="6747EE2F" w14:textId="77777777" w:rsidR="00AE51D6" w:rsidRDefault="00AE51D6" w:rsidP="00AE51D6">
      <w:pPr>
        <w:pStyle w:val="Heading2"/>
        <w:divId w:val="1791391697"/>
        <w:rPr>
          <w:lang w:val="fi-FI"/>
        </w:rPr>
      </w:pPr>
      <w:bookmarkStart w:id="66" w:name="_Toc532849141"/>
      <w:r>
        <w:rPr>
          <w:lang w:val="fi-FI"/>
        </w:rPr>
        <w:t xml:space="preserve">6.4 </w:t>
      </w:r>
      <w:proofErr w:type="spellStart"/>
      <w:r>
        <w:rPr>
          <w:lang w:val="fi-FI"/>
        </w:rPr>
        <w:t>Retinitis</w:t>
      </w:r>
      <w:proofErr w:type="spellEnd"/>
      <w:r>
        <w:rPr>
          <w:lang w:val="fi-FI"/>
        </w:rPr>
        <w:t xml:space="preserve"> </w:t>
      </w:r>
      <w:proofErr w:type="spellStart"/>
      <w:r>
        <w:rPr>
          <w:lang w:val="fi-FI"/>
        </w:rPr>
        <w:t>pigmentosa</w:t>
      </w:r>
      <w:bookmarkEnd w:id="66"/>
      <w:proofErr w:type="spellEnd"/>
    </w:p>
    <w:p w14:paraId="4D897DAE" w14:textId="77777777" w:rsidR="00AE51D6" w:rsidRDefault="00AE51D6" w:rsidP="00AE51D6">
      <w:pPr>
        <w:divId w:val="1791391697"/>
        <w:rPr>
          <w:lang w:val="fi-FI"/>
        </w:rPr>
      </w:pPr>
      <w:proofErr w:type="spellStart"/>
      <w:r>
        <w:rPr>
          <w:lang w:val="fi-FI"/>
        </w:rPr>
        <w:t>Retinitis</w:t>
      </w:r>
      <w:proofErr w:type="spellEnd"/>
      <w:r>
        <w:rPr>
          <w:lang w:val="fi-FI"/>
        </w:rPr>
        <w:t xml:space="preserve"> </w:t>
      </w:r>
      <w:proofErr w:type="spellStart"/>
      <w:r>
        <w:rPr>
          <w:lang w:val="fi-FI"/>
        </w:rPr>
        <w:t>pigmentosa</w:t>
      </w:r>
      <w:proofErr w:type="spellEnd"/>
      <w:r>
        <w:rPr>
          <w:lang w:val="fi-FI"/>
        </w:rPr>
        <w:t xml:space="preserve"> on</w:t>
      </w:r>
      <w:r w:rsidR="00683689">
        <w:rPr>
          <w:lang w:val="fi-FI"/>
        </w:rPr>
        <w:t xml:space="preserve"> periytyvä,</w:t>
      </w:r>
      <w:r>
        <w:rPr>
          <w:lang w:val="fi-FI"/>
        </w:rPr>
        <w:t xml:space="preserve"> etenevä </w:t>
      </w:r>
      <w:r w:rsidR="00683689">
        <w:rPr>
          <w:lang w:val="fi-FI"/>
        </w:rPr>
        <w:t>verkkokalvon rappeuma</w:t>
      </w:r>
      <w:r>
        <w:rPr>
          <w:lang w:val="fi-FI"/>
        </w:rPr>
        <w:t xml:space="preserve">sairaus, joka aiheuttaa näkökyvyn heikentymistä. Sairaus alkaa </w:t>
      </w:r>
      <w:proofErr w:type="spellStart"/>
      <w:r w:rsidR="00683689">
        <w:rPr>
          <w:lang w:val="fi-FI"/>
        </w:rPr>
        <w:t>yönäön</w:t>
      </w:r>
      <w:proofErr w:type="spellEnd"/>
      <w:r w:rsidR="00683689">
        <w:rPr>
          <w:lang w:val="fi-FI"/>
        </w:rPr>
        <w:t xml:space="preserve"> ja</w:t>
      </w:r>
      <w:r w:rsidR="00F30B9D">
        <w:rPr>
          <w:lang w:val="fi-FI"/>
        </w:rPr>
        <w:t xml:space="preserve"> </w:t>
      </w:r>
      <w:r w:rsidR="00683689">
        <w:rPr>
          <w:lang w:val="fi-FI"/>
        </w:rPr>
        <w:t xml:space="preserve">ääreisnäön heikentymisellä ja lopulta myös </w:t>
      </w:r>
      <w:r w:rsidR="00F30B9D">
        <w:rPr>
          <w:lang w:val="fi-FI"/>
        </w:rPr>
        <w:t xml:space="preserve">verkkokalvon keskikohta degeneroituu. Degeneraation aiheuttaa verkkokalvon epiteelin </w:t>
      </w:r>
      <w:proofErr w:type="spellStart"/>
      <w:r w:rsidR="00F30B9D">
        <w:rPr>
          <w:lang w:val="fi-FI"/>
        </w:rPr>
        <w:t>pigmentaatio</w:t>
      </w:r>
      <w:proofErr w:type="spellEnd"/>
      <w:r w:rsidR="00466D4E">
        <w:rPr>
          <w:lang w:val="fi-FI"/>
        </w:rPr>
        <w:t>, joka johtuu mutaatioista, joita taudissa on todettu 45 eri geenissä</w:t>
      </w:r>
      <w:r w:rsidR="00952EFF">
        <w:rPr>
          <w:lang w:val="fi-FI"/>
        </w:rPr>
        <w:t xml:space="preserve"> </w:t>
      </w:r>
      <w:r w:rsidR="00952EFF">
        <w:rPr>
          <w:lang w:val="fi-FI"/>
        </w:rPr>
        <w:fldChar w:fldCharType="begin" w:fldLock="1"/>
      </w:r>
      <w:r w:rsidR="00511B85">
        <w:rPr>
          <w:lang w:val="fi-FI"/>
        </w:rPr>
        <w:instrText>ADDIN CSL_CITATION {"citationItems":[{"id":"ITEM-1","itemData":{"DOI":"10.1111/cge.12181","ISSN":"1399-0004","abstract":"Alternative splicing is highly regulated in tissue-specific and development-specific patterns, and it has been estimated that 15% of disease-causing point mutations affect pre-mRNA splicing. In this review, we consider the cis-acting splice site and trans-acting splicing factor mutations that affect pre-mRNA splicing and contribute to retinal degeneration. Numerous splice site mutations have been identified in retinitis pigmentosa (RP) and various cone-rod dystrophies. Mutations in alternatively spliced retina-specific exons of the widely expressed RPGR and COL2A1 genes lead primarily to X-linked RP and ocular variants of Stickler syndrome, respectively. Furthermore, mutations in general pre-mRNA splicing factors, such as PRPF31, PRPF8, and PRPF3, predominantly cause autosomal dominant RP. These findings suggest an important role for pre-mRNA splicing in retinal homeostasis and the pathogenesis of retinal degenerative diseases. The development of novel therapeutic strategies to modulate aberrant splicing, including small molecule-based therapies, has the potential to lead to new treatments for retinal degenerative diseases.","author":[{"dropping-particle":"","family":"Liu","given":"M M","non-dropping-particle":"","parse-names":false,"suffix":""},{"dropping-particle":"","family":"Zack","given":"D J","non-dropping-particle":"","parse-names":false,"suffix":""}],"container-title":"Clinical genetics","edition":"2013/06/05","id":"ITEM-1","issue":"2","issued":{"date-parts":[["2013","8"]]},"page":"142-149","title":"Alternative splicing and retinal degeneration","type":"article-journal","volume":"84"},"uris":["http://www.mendeley.com/documents/?uuid=d6404d84-cfe4-4660-a361-0adcc7ae9ba4"]}],"mendeley":{"formattedCitation":"(&lt;span style=\"baseline\"&gt;Liu ja Zack&lt;/span&gt;, 2013)","plainTextFormattedCitation":"(Liu ja Zack, 2013)","previouslyFormattedCitation":"(&lt;span style=\"baseline\"&gt;Liu ja Zack&lt;/span&gt;, 2013)"},"properties":{"noteIndex":0},"schema":"https://github.com/citation-style-language/schema/raw/master/csl-citation.json"}</w:instrText>
      </w:r>
      <w:r w:rsidR="00952EFF">
        <w:rPr>
          <w:lang w:val="fi-FI"/>
        </w:rPr>
        <w:fldChar w:fldCharType="separate"/>
      </w:r>
      <w:r w:rsidR="00952EFF" w:rsidRPr="00952EFF">
        <w:rPr>
          <w:noProof/>
          <w:lang w:val="fi-FI"/>
        </w:rPr>
        <w:t>(Liu ja Zack, 2013)</w:t>
      </w:r>
      <w:r w:rsidR="00952EFF">
        <w:rPr>
          <w:lang w:val="fi-FI"/>
        </w:rPr>
        <w:fldChar w:fldCharType="end"/>
      </w:r>
      <w:r w:rsidR="00952EFF">
        <w:rPr>
          <w:lang w:val="fi-FI"/>
        </w:rPr>
        <w:t>.</w:t>
      </w:r>
    </w:p>
    <w:p w14:paraId="2EA758AD" w14:textId="77777777" w:rsidR="00952EFF" w:rsidRDefault="00952EFF" w:rsidP="00AE51D6">
      <w:pPr>
        <w:divId w:val="1791391697"/>
        <w:rPr>
          <w:lang w:val="fi-FI"/>
        </w:rPr>
      </w:pPr>
      <w:r>
        <w:rPr>
          <w:lang w:val="fi-FI"/>
        </w:rPr>
        <w:tab/>
      </w:r>
      <w:proofErr w:type="spellStart"/>
      <w:r w:rsidR="00D54A8E">
        <w:rPr>
          <w:lang w:val="fi-FI"/>
        </w:rPr>
        <w:t>Re</w:t>
      </w:r>
      <w:r>
        <w:rPr>
          <w:lang w:val="fi-FI"/>
        </w:rPr>
        <w:t>tinitis</w:t>
      </w:r>
      <w:proofErr w:type="spellEnd"/>
      <w:r>
        <w:rPr>
          <w:lang w:val="fi-FI"/>
        </w:rPr>
        <w:t xml:space="preserve"> </w:t>
      </w:r>
      <w:proofErr w:type="spellStart"/>
      <w:r>
        <w:rPr>
          <w:lang w:val="fi-FI"/>
        </w:rPr>
        <w:t>pigmentosan</w:t>
      </w:r>
      <w:proofErr w:type="spellEnd"/>
      <w:r w:rsidR="00D54A8E">
        <w:rPr>
          <w:lang w:val="fi-FI"/>
        </w:rPr>
        <w:t xml:space="preserve"> </w:t>
      </w:r>
      <w:proofErr w:type="spellStart"/>
      <w:r w:rsidR="00D54A8E">
        <w:rPr>
          <w:lang w:val="fi-FI"/>
        </w:rPr>
        <w:t>autosomaalisesti</w:t>
      </w:r>
      <w:proofErr w:type="spellEnd"/>
      <w:r w:rsidR="00D54A8E">
        <w:rPr>
          <w:lang w:val="fi-FI"/>
        </w:rPr>
        <w:t xml:space="preserve"> dominantin muodon</w:t>
      </w:r>
      <w:r>
        <w:rPr>
          <w:lang w:val="fi-FI"/>
        </w:rPr>
        <w:t xml:space="preserve"> aiheuttaj</w:t>
      </w:r>
      <w:r w:rsidR="00D54A8E">
        <w:rPr>
          <w:lang w:val="fi-FI"/>
        </w:rPr>
        <w:t>a</w:t>
      </w:r>
      <w:r>
        <w:rPr>
          <w:lang w:val="fi-FI"/>
        </w:rPr>
        <w:t xml:space="preserve"> on mutaatiot silmukointitekijöi</w:t>
      </w:r>
      <w:r w:rsidR="00112D3E">
        <w:rPr>
          <w:lang w:val="fi-FI"/>
        </w:rPr>
        <w:t xml:space="preserve">tä koodaavissa geeneissä </w:t>
      </w:r>
      <w:r w:rsidRPr="00112D3E">
        <w:rPr>
          <w:i/>
          <w:lang w:val="fi-FI"/>
        </w:rPr>
        <w:t xml:space="preserve">PRPF31, PRPF8 </w:t>
      </w:r>
      <w:r w:rsidRPr="00112D3E">
        <w:rPr>
          <w:lang w:val="fi-FI"/>
        </w:rPr>
        <w:t>ja</w:t>
      </w:r>
      <w:r w:rsidRPr="00112D3E">
        <w:rPr>
          <w:i/>
          <w:lang w:val="fi-FI"/>
        </w:rPr>
        <w:t xml:space="preserve"> PRPF3.</w:t>
      </w:r>
      <w:r w:rsidR="00112D3E" w:rsidRPr="00112D3E">
        <w:rPr>
          <w:i/>
          <w:lang w:val="fi-FI"/>
        </w:rPr>
        <w:t xml:space="preserve"> </w:t>
      </w:r>
      <w:r w:rsidR="00195450" w:rsidRPr="00112D3E">
        <w:rPr>
          <w:i/>
          <w:lang w:val="fi-FI"/>
        </w:rPr>
        <w:t>PRPF31</w:t>
      </w:r>
      <w:r w:rsidR="00195450">
        <w:rPr>
          <w:i/>
          <w:lang w:val="fi-FI"/>
        </w:rPr>
        <w:t xml:space="preserve"> </w:t>
      </w:r>
      <w:r w:rsidR="00195450">
        <w:rPr>
          <w:lang w:val="fi-FI"/>
        </w:rPr>
        <w:t xml:space="preserve">osallistuu silmukoinnissa U4/U6/U5 </w:t>
      </w:r>
      <w:proofErr w:type="spellStart"/>
      <w:r w:rsidR="00195450">
        <w:rPr>
          <w:lang w:val="fi-FI"/>
        </w:rPr>
        <w:t>tri-snRNP:n</w:t>
      </w:r>
      <w:proofErr w:type="spellEnd"/>
      <w:r w:rsidR="00195450">
        <w:rPr>
          <w:lang w:val="fi-FI"/>
        </w:rPr>
        <w:t xml:space="preserve"> rekrytoimiseen </w:t>
      </w:r>
      <w:proofErr w:type="spellStart"/>
      <w:r w:rsidR="00195450">
        <w:rPr>
          <w:lang w:val="fi-FI"/>
        </w:rPr>
        <w:t>spliseosomiin</w:t>
      </w:r>
      <w:proofErr w:type="spellEnd"/>
      <w:r w:rsidR="00195450">
        <w:rPr>
          <w:lang w:val="fi-FI"/>
        </w:rPr>
        <w:t xml:space="preserve">. Tässä geenissä on todettu kuusi erilaista mutaatiota, jotka aiheuttavat </w:t>
      </w:r>
      <w:proofErr w:type="spellStart"/>
      <w:r w:rsidR="00195450">
        <w:rPr>
          <w:lang w:val="fi-FI"/>
        </w:rPr>
        <w:t>autosomaalisesti</w:t>
      </w:r>
      <w:proofErr w:type="spellEnd"/>
      <w:r w:rsidR="00195450">
        <w:rPr>
          <w:lang w:val="fi-FI"/>
        </w:rPr>
        <w:t xml:space="preserve"> dominantin </w:t>
      </w:r>
      <w:proofErr w:type="spellStart"/>
      <w:r w:rsidR="00195450">
        <w:rPr>
          <w:lang w:val="fi-FI"/>
        </w:rPr>
        <w:t>retinitis</w:t>
      </w:r>
      <w:proofErr w:type="spellEnd"/>
      <w:r w:rsidR="00195450">
        <w:rPr>
          <w:lang w:val="fi-FI"/>
        </w:rPr>
        <w:t xml:space="preserve"> </w:t>
      </w:r>
      <w:proofErr w:type="spellStart"/>
      <w:r w:rsidR="00195450">
        <w:rPr>
          <w:lang w:val="fi-FI"/>
        </w:rPr>
        <w:t>pigmentosan</w:t>
      </w:r>
      <w:proofErr w:type="spellEnd"/>
      <w:r w:rsidR="00195450">
        <w:rPr>
          <w:lang w:val="fi-FI"/>
        </w:rPr>
        <w:t xml:space="preserve">. </w:t>
      </w:r>
      <w:r w:rsidR="00195450" w:rsidRPr="00195450">
        <w:rPr>
          <w:i/>
          <w:lang w:val="fi-FI"/>
        </w:rPr>
        <w:t>PRPF8</w:t>
      </w:r>
      <w:r w:rsidR="00195450">
        <w:rPr>
          <w:lang w:val="fi-FI"/>
        </w:rPr>
        <w:t>-geeni</w:t>
      </w:r>
      <w:r w:rsidR="00A14A15">
        <w:rPr>
          <w:lang w:val="fi-FI"/>
        </w:rPr>
        <w:t>n</w:t>
      </w:r>
      <w:r w:rsidR="00195450">
        <w:rPr>
          <w:lang w:val="fi-FI"/>
        </w:rPr>
        <w:t xml:space="preserve"> mutaatiot esiintyvät usein vaikeassa, alhaisessa iässä alkavassa muodossa sairaudesta. </w:t>
      </w:r>
      <w:r w:rsidR="00195450">
        <w:rPr>
          <w:i/>
          <w:lang w:val="fi-FI"/>
        </w:rPr>
        <w:t xml:space="preserve">PRPF8 </w:t>
      </w:r>
      <w:r w:rsidR="00195450">
        <w:rPr>
          <w:lang w:val="fi-FI"/>
        </w:rPr>
        <w:t>on osa U5-</w:t>
      </w:r>
      <w:r w:rsidR="00195450">
        <w:rPr>
          <w:lang w:val="fi-FI"/>
        </w:rPr>
        <w:lastRenderedPageBreak/>
        <w:t>snRNP.a, toimii 5’- ja 3’-silmukointikohtien sekä haarautumiskohdan interaktioissa</w:t>
      </w:r>
      <w:r w:rsidR="00D06266">
        <w:rPr>
          <w:lang w:val="fi-FI"/>
        </w:rPr>
        <w:t xml:space="preserve"> ja sijaitsee </w:t>
      </w:r>
      <w:proofErr w:type="spellStart"/>
      <w:r w:rsidR="00D06266">
        <w:rPr>
          <w:lang w:val="fi-FI"/>
        </w:rPr>
        <w:t>spliseosomin</w:t>
      </w:r>
      <w:proofErr w:type="spellEnd"/>
      <w:r w:rsidR="00D06266">
        <w:rPr>
          <w:lang w:val="fi-FI"/>
        </w:rPr>
        <w:t xml:space="preserve"> katalyyttisessä kohdassa</w:t>
      </w:r>
      <w:r w:rsidR="00195450">
        <w:rPr>
          <w:lang w:val="fi-FI"/>
        </w:rPr>
        <w:t xml:space="preserve">. Tässä tekijässä on todettu seitsemän eri </w:t>
      </w:r>
      <w:proofErr w:type="spellStart"/>
      <w:r w:rsidR="00195450">
        <w:rPr>
          <w:lang w:val="fi-FI"/>
        </w:rPr>
        <w:t>missense</w:t>
      </w:r>
      <w:proofErr w:type="spellEnd"/>
      <w:r w:rsidR="00195450">
        <w:rPr>
          <w:lang w:val="fi-FI"/>
        </w:rPr>
        <w:t>-mutaatiota.</w:t>
      </w:r>
      <w:r w:rsidR="00511B85">
        <w:rPr>
          <w:lang w:val="fi-FI"/>
        </w:rPr>
        <w:t xml:space="preserve"> </w:t>
      </w:r>
      <w:r w:rsidR="00511B85">
        <w:rPr>
          <w:i/>
          <w:lang w:val="fi-FI"/>
        </w:rPr>
        <w:t>PRPF3</w:t>
      </w:r>
      <w:r w:rsidR="00511B85">
        <w:rPr>
          <w:lang w:val="fi-FI"/>
        </w:rPr>
        <w:t xml:space="preserve">-geenin mutaatiot koodaavat U4/U6 -assosioitunutta silmukointitekijää, joka vaaditaan silmukointikoneiston kokoamiselle. Tästä geenistä on löydetty kolme eri </w:t>
      </w:r>
      <w:proofErr w:type="spellStart"/>
      <w:r w:rsidR="00511B85">
        <w:rPr>
          <w:lang w:val="fi-FI"/>
        </w:rPr>
        <w:t>missense</w:t>
      </w:r>
      <w:proofErr w:type="spellEnd"/>
      <w:r w:rsidR="00511B85">
        <w:rPr>
          <w:lang w:val="fi-FI"/>
        </w:rPr>
        <w:t xml:space="preserve">-mutaatiota </w:t>
      </w:r>
      <w:r w:rsidR="00511B85">
        <w:rPr>
          <w:lang w:val="fi-FI"/>
        </w:rPr>
        <w:fldChar w:fldCharType="begin" w:fldLock="1"/>
      </w:r>
      <w:r w:rsidR="001E6AAD">
        <w:rPr>
          <w:lang w:val="fi-FI"/>
        </w:rPr>
        <w:instrText>ADDIN CSL_CITATION {"citationItems":[{"id":"ITEM-1","itemData":{"DOI":"10.1111/cge.12181","ISSN":"1399-0004","abstract":"Alternative splicing is highly regulated in tissue-specific and development-specific patterns, and it has been estimated that 15% of disease-causing point mutations affect pre-mRNA splicing. In this review, we consider the cis-acting splice site and trans-acting splicing factor mutations that affect pre-mRNA splicing and contribute to retinal degeneration. Numerous splice site mutations have been identified in retinitis pigmentosa (RP) and various cone-rod dystrophies. Mutations in alternatively spliced retina-specific exons of the widely expressed RPGR and COL2A1 genes lead primarily to X-linked RP and ocular variants of Stickler syndrome, respectively. Furthermore, mutations in general pre-mRNA splicing factors, such as PRPF31, PRPF8, and PRPF3, predominantly cause autosomal dominant RP. These findings suggest an important role for pre-mRNA splicing in retinal homeostasis and the pathogenesis of retinal degenerative diseases. The development of novel therapeutic strategies to modulate aberrant splicing, including small molecule-based therapies, has the potential to lead to new treatments for retinal degenerative diseases.","author":[{"dropping-particle":"","family":"Liu","given":"M M","non-dropping-particle":"","parse-names":false,"suffix":""},{"dropping-particle":"","family":"Zack","given":"D J","non-dropping-particle":"","parse-names":false,"suffix":""}],"container-title":"Clinical genetics","edition":"2013/06/05","id":"ITEM-1","issue":"2","issued":{"date-parts":[["2013","8"]]},"page":"142-149","title":"Alternative splicing and retinal degeneration","type":"article-journal","volume":"84"},"uris":["http://www.mendeley.com/documents/?uuid=d6404d84-cfe4-4660-a361-0adcc7ae9ba4"]}],"mendeley":{"formattedCitation":"(&lt;span style=\"baseline\"&gt;Liu ja Zack&lt;/span&gt;, 2013)","plainTextFormattedCitation":"(Liu ja Zack, 2013)","previouslyFormattedCitation":"(&lt;span style=\"baseline\"&gt;Liu ja Zack&lt;/span&gt;, 2013)"},"properties":{"noteIndex":0},"schema":"https://github.com/citation-style-language/schema/raw/master/csl-citation.json"}</w:instrText>
      </w:r>
      <w:r w:rsidR="00511B85">
        <w:rPr>
          <w:lang w:val="fi-FI"/>
        </w:rPr>
        <w:fldChar w:fldCharType="separate"/>
      </w:r>
      <w:r w:rsidR="00511B85" w:rsidRPr="00511B85">
        <w:rPr>
          <w:noProof/>
          <w:lang w:val="fi-FI"/>
        </w:rPr>
        <w:t>(Liu ja Zack, 2013)</w:t>
      </w:r>
      <w:r w:rsidR="00511B85">
        <w:rPr>
          <w:lang w:val="fi-FI"/>
        </w:rPr>
        <w:fldChar w:fldCharType="end"/>
      </w:r>
      <w:r w:rsidR="00511B85">
        <w:rPr>
          <w:lang w:val="fi-FI"/>
        </w:rPr>
        <w:t>.</w:t>
      </w:r>
    </w:p>
    <w:p w14:paraId="65019DDE" w14:textId="77777777" w:rsidR="00511B85" w:rsidRPr="001E6AAD" w:rsidRDefault="00511B85" w:rsidP="00AE51D6">
      <w:pPr>
        <w:divId w:val="1791391697"/>
        <w:rPr>
          <w:lang w:val="fi-FI"/>
        </w:rPr>
      </w:pPr>
      <w:r>
        <w:rPr>
          <w:lang w:val="fi-FI"/>
        </w:rPr>
        <w:tab/>
        <w:t xml:space="preserve">Ei ole selvää, mikä näissä kolmessa silmukointitekijässä aiheuttaa juuri verkkokalvolle spesifisen sairauden. Ehdotettuja malleja ovat </w:t>
      </w:r>
      <w:proofErr w:type="spellStart"/>
      <w:r>
        <w:rPr>
          <w:lang w:val="fi-FI"/>
        </w:rPr>
        <w:t>haploinsuffisienssi</w:t>
      </w:r>
      <w:proofErr w:type="spellEnd"/>
      <w:r>
        <w:rPr>
          <w:lang w:val="fi-FI"/>
        </w:rPr>
        <w:t xml:space="preserve">, </w:t>
      </w:r>
      <w:proofErr w:type="spellStart"/>
      <w:r>
        <w:rPr>
          <w:lang w:val="fi-FI"/>
        </w:rPr>
        <w:t>spliseosomin</w:t>
      </w:r>
      <w:proofErr w:type="spellEnd"/>
      <w:r>
        <w:rPr>
          <w:lang w:val="fi-FI"/>
        </w:rPr>
        <w:t xml:space="preserve"> kokoamisen häiriöt, fotoreseptori-spesifisen silmukointitekijän interaktion häiriö tai mutaatioista johtuva toksisuus. </w:t>
      </w:r>
      <w:r w:rsidR="001E6AAD">
        <w:rPr>
          <w:lang w:val="fi-FI"/>
        </w:rPr>
        <w:t xml:space="preserve">On todettu, että mutaatiot muuttavat vaikuttavat pienten </w:t>
      </w:r>
      <w:proofErr w:type="spellStart"/>
      <w:r w:rsidR="001E6AAD">
        <w:rPr>
          <w:lang w:val="fi-FI"/>
        </w:rPr>
        <w:t>ribonukleiiniproteiinien</w:t>
      </w:r>
      <w:proofErr w:type="spellEnd"/>
      <w:r w:rsidR="00D26D8F">
        <w:rPr>
          <w:lang w:val="fi-FI"/>
        </w:rPr>
        <w:t xml:space="preserve"> ja </w:t>
      </w:r>
      <w:proofErr w:type="spellStart"/>
      <w:r w:rsidR="00D26D8F">
        <w:rPr>
          <w:lang w:val="fi-FI"/>
        </w:rPr>
        <w:t>spliseosomien</w:t>
      </w:r>
      <w:proofErr w:type="spellEnd"/>
      <w:r w:rsidR="00D26D8F">
        <w:rPr>
          <w:lang w:val="fi-FI"/>
        </w:rPr>
        <w:t xml:space="preserve"> </w:t>
      </w:r>
      <w:r w:rsidR="001E6AAD">
        <w:rPr>
          <w:lang w:val="fi-FI"/>
        </w:rPr>
        <w:t xml:space="preserve">muodostumiseen, jolla voi olla systeemisiä vaikutuksia, jotka ilmenevät tuntemattomasta syystä vain verkkokalvolla. Verkkokalvo on myös yksi metabolisesti aktiivisimmista kudoksista, joka voi tarkoittaa, että se vaatii myös enemmän silmukointitekijöitä suuren tarpeen vuoksi </w:t>
      </w:r>
      <w:r w:rsidR="001E6AAD">
        <w:rPr>
          <w:lang w:val="fi-FI"/>
        </w:rPr>
        <w:fldChar w:fldCharType="begin" w:fldLock="1"/>
      </w:r>
      <w:r w:rsidR="005111AF">
        <w:rPr>
          <w:lang w:val="fi-FI"/>
        </w:rPr>
        <w:instrText>ADDIN CSL_CITATION {"citationItems":[{"id":"ITEM-1","itemData":{"DOI":"10.1111/cge.12181","ISSN":"1399-0004","abstract":"Alternative splicing is highly regulated in tissue-specific and development-specific patterns, and it has been estimated that 15% of disease-causing point mutations affect pre-mRNA splicing. In this review, we consider the cis-acting splice site and trans-acting splicing factor mutations that affect pre-mRNA splicing and contribute to retinal degeneration. Numerous splice site mutations have been identified in retinitis pigmentosa (RP) and various cone-rod dystrophies. Mutations in alternatively spliced retina-specific exons of the widely expressed RPGR and COL2A1 genes lead primarily to X-linked RP and ocular variants of Stickler syndrome, respectively. Furthermore, mutations in general pre-mRNA splicing factors, such as PRPF31, PRPF8, and PRPF3, predominantly cause autosomal dominant RP. These findings suggest an important role for pre-mRNA splicing in retinal homeostasis and the pathogenesis of retinal degenerative diseases. The development of novel therapeutic strategies to modulate aberrant splicing, including small molecule-based therapies, has the potential to lead to new treatments for retinal degenerative diseases.","author":[{"dropping-particle":"","family":"Liu","given":"M M","non-dropping-particle":"","parse-names":false,"suffix":""},{"dropping-particle":"","family":"Zack","given":"D J","non-dropping-particle":"","parse-names":false,"suffix":""}],"container-title":"Clinical genetics","edition":"2013/06/05","id":"ITEM-1","issue":"2","issued":{"date-parts":[["2013","8"]]},"page":"142-149","title":"Alternative splicing and retinal degeneration","type":"article-journal","volume":"84"},"uris":["http://www.mendeley.com/documents/?uuid=d6404d84-cfe4-4660-a361-0adcc7ae9ba4"]}],"mendeley":{"formattedCitation":"(&lt;span style=\"baseline\"&gt;Liu ja Zack&lt;/span&gt;, 2013)","plainTextFormattedCitation":"(Liu ja Zack, 2013)","previouslyFormattedCitation":"(&lt;span style=\"baseline\"&gt;Liu ja Zack&lt;/span&gt;, 2013)"},"properties":{"noteIndex":0},"schema":"https://github.com/citation-style-language/schema/raw/master/csl-citation.json"}</w:instrText>
      </w:r>
      <w:r w:rsidR="001E6AAD">
        <w:rPr>
          <w:lang w:val="fi-FI"/>
        </w:rPr>
        <w:fldChar w:fldCharType="separate"/>
      </w:r>
      <w:r w:rsidR="001E6AAD" w:rsidRPr="001E6AAD">
        <w:rPr>
          <w:noProof/>
          <w:lang w:val="fi-FI"/>
        </w:rPr>
        <w:t>(Liu ja Zack, 2013)</w:t>
      </w:r>
      <w:r w:rsidR="001E6AAD">
        <w:rPr>
          <w:lang w:val="fi-FI"/>
        </w:rPr>
        <w:fldChar w:fldCharType="end"/>
      </w:r>
      <w:r w:rsidR="001E6AAD">
        <w:rPr>
          <w:lang w:val="fi-FI"/>
        </w:rPr>
        <w:t>.</w:t>
      </w:r>
    </w:p>
    <w:p w14:paraId="0A123042" w14:textId="77777777" w:rsidR="00885D4E" w:rsidRDefault="003062EC" w:rsidP="00A61251">
      <w:pPr>
        <w:pStyle w:val="Heading1"/>
        <w:divId w:val="1791391697"/>
        <w:rPr>
          <w:lang w:val="fi-FI"/>
        </w:rPr>
      </w:pPr>
      <w:bookmarkStart w:id="67" w:name="_Toc532590961"/>
      <w:bookmarkStart w:id="68" w:name="_Toc532849142"/>
      <w:r>
        <w:rPr>
          <w:lang w:val="fi-FI"/>
        </w:rPr>
        <w:t>7</w:t>
      </w:r>
      <w:r w:rsidR="00A61251">
        <w:rPr>
          <w:lang w:val="fi-FI"/>
        </w:rPr>
        <w:t>. Silmukoinnin mutaatiot syövässä</w:t>
      </w:r>
      <w:bookmarkEnd w:id="67"/>
      <w:bookmarkEnd w:id="68"/>
    </w:p>
    <w:p w14:paraId="76D208F3" w14:textId="77777777" w:rsidR="00250081" w:rsidRPr="00C42DDF" w:rsidRDefault="00250081" w:rsidP="00250081">
      <w:pPr>
        <w:divId w:val="1791391697"/>
        <w:rPr>
          <w:rFonts w:cs="Times New Roman"/>
          <w:szCs w:val="24"/>
          <w:lang w:val="fi-FI"/>
        </w:rPr>
      </w:pPr>
      <w:r>
        <w:rPr>
          <w:rFonts w:cs="Times New Roman"/>
          <w:szCs w:val="24"/>
          <w:lang w:val="fi-FI"/>
        </w:rPr>
        <w:tab/>
        <w:t xml:space="preserve">Silmukoinnin virheitä ja sen säätelyn muutoksia on pidetty tyypillisenä ominaisuutena useissa syövissä. Syy-seuraus -suhdetta syövän silmukointivirheissä on tosin usein vaikeaa todeta, sillä ei ole selvää vaikuttavatko silmukointivirheet </w:t>
      </w:r>
      <w:proofErr w:type="spellStart"/>
      <w:r>
        <w:rPr>
          <w:rFonts w:cs="Times New Roman"/>
          <w:szCs w:val="24"/>
          <w:lang w:val="fi-FI"/>
        </w:rPr>
        <w:t>karsinogeneesiin</w:t>
      </w:r>
      <w:proofErr w:type="spellEnd"/>
      <w:r>
        <w:rPr>
          <w:rFonts w:cs="Times New Roman"/>
          <w:szCs w:val="24"/>
          <w:lang w:val="fi-FI"/>
        </w:rPr>
        <w:t xml:space="preserve">, vai johtuvatko ne yleisesti solun normaalin toiminnan ja geenisäätelyn häiriöistä. </w:t>
      </w:r>
      <w:r>
        <w:rPr>
          <w:rFonts w:cs="Times New Roman"/>
          <w:szCs w:val="24"/>
          <w:lang w:val="fi-FI"/>
        </w:rPr>
        <w:lastRenderedPageBreak/>
        <w:fldChar w:fldCharType="begin" w:fldLock="1"/>
      </w:r>
      <w:r>
        <w:rPr>
          <w:rFonts w:cs="Times New Roman"/>
          <w:szCs w:val="24"/>
          <w:lang w:val="fi-FI"/>
        </w:rPr>
        <w:instrText>ADDIN CSL_CITATION {"citationItems":[{"id":"ITEM-1","itemData":{"DOI":"10.1093/bfgp/elr020 [doi]","author":[{"dropping-particle":"","family":"Douglas","given":"Andrew G. L.","non-dropping-particle":"","parse-names":false,"suffix":""},{"dropping-particle":"","family":"Wood","given":"Matthew J. A.","non-dropping-particle":"","parse-names":false,"suffix":""}],"container-title":"Briefings in Functional Genomics","id":"ITEM-1","issue":"3","issued":{"date-parts":[["2011"]]},"note":"SO: Briefings in Functional Genomics May 1, 2011 10(3):151","page":"151-164","title":"RNA splicing: disease and therapy","type":"article-journal","volume":"10"},"uris":["http://www.mendeley.com/documents/?uuid=2add72dc-f949-4df4-9c98-6479fd984b0e"]}],"mendeley":{"formattedCitation":"(&lt;span style=\"baseline\"&gt;Douglas ja Wood&lt;/span&gt;, 2011)","plainTextFormattedCitation":"(Douglas ja Wood, 2011)","previouslyFormattedCitation":"(&lt;span style=\"baseline\"&gt;Douglas ja Wood&lt;/span&gt;, 2011)"},"properties":{"noteIndex":0},"schema":"https://github.com/citation-style-language/schema/raw/master/csl-citation.json"}</w:instrText>
      </w:r>
      <w:r>
        <w:rPr>
          <w:rFonts w:cs="Times New Roman"/>
          <w:szCs w:val="24"/>
          <w:lang w:val="fi-FI"/>
        </w:rPr>
        <w:fldChar w:fldCharType="separate"/>
      </w:r>
      <w:r w:rsidRPr="00C94553">
        <w:rPr>
          <w:rFonts w:cs="Times New Roman"/>
          <w:noProof/>
          <w:szCs w:val="24"/>
          <w:lang w:val="fi-FI"/>
        </w:rPr>
        <w:t>(Douglas ja Wood, 2011)</w:t>
      </w:r>
      <w:r>
        <w:rPr>
          <w:rFonts w:cs="Times New Roman"/>
          <w:szCs w:val="24"/>
          <w:lang w:val="fi-FI"/>
        </w:rPr>
        <w:fldChar w:fldCharType="end"/>
      </w:r>
      <w:r>
        <w:rPr>
          <w:rFonts w:cs="Times New Roman"/>
          <w:szCs w:val="24"/>
          <w:lang w:val="fi-FI"/>
        </w:rPr>
        <w:t xml:space="preserve">. </w:t>
      </w:r>
      <w:r>
        <w:rPr>
          <w:lang w:val="fi-FI"/>
        </w:rPr>
        <w:t>Syövät ovat geneettisiä sairauksia, jotka syntyvät pääasiallisesti soluun kertyvien mutaatioiden seurauksena. Noin 5 %:</w:t>
      </w:r>
      <w:r w:rsidRPr="00023482">
        <w:rPr>
          <w:lang w:val="fi-FI"/>
        </w:rPr>
        <w:t>ssa</w:t>
      </w:r>
      <w:r>
        <w:rPr>
          <w:lang w:val="fi-FI"/>
        </w:rPr>
        <w:t xml:space="preserve"> syövistä altistava mutaatio on peritty, mutta suurin osa syövistä johtuu ympäristö- ja elämäntapatekijöistä, eivätkä periydy jälkeläisille. Syövät ovat </w:t>
      </w:r>
      <w:proofErr w:type="spellStart"/>
      <w:r>
        <w:rPr>
          <w:lang w:val="fi-FI"/>
        </w:rPr>
        <w:t>monoklonaalisia</w:t>
      </w:r>
      <w:proofErr w:type="spellEnd"/>
      <w:r>
        <w:rPr>
          <w:lang w:val="fi-FI"/>
        </w:rPr>
        <w:t xml:space="preserve">, eli ne aiheutuvat yhdestä solusta, joka on saavuttanut mutaatioiden seurauksena kasvuedun </w:t>
      </w:r>
      <w:r>
        <w:rPr>
          <w:lang w:val="fi-FI"/>
        </w:rPr>
        <w:fldChar w:fldCharType="begin" w:fldLock="1"/>
      </w:r>
      <w:r w:rsidR="00FB7E84">
        <w:rPr>
          <w:lang w:val="fi-FI"/>
        </w:rPr>
        <w:instrText>ADDIN CSL_CITATION {"citationItems":[{"id":"ITEM-1","itemData":{"ISBN":"978-951-656-467-1 nidottu","author":[{"dropping-particle":"","family":"Aittomäki","given":"Kristiina","non-dropping-particle":"","parse-names":false,"suffix":""},{"dropping-particle":"","family":"Moilanen","given":"Jukka","non-dropping-particle":"","parse-names":false,"suffix":""},{"dropping-particle":"","family":"Perola","given":"Markus","non-dropping-particle":"","parse-names":false,"suffix":""}],"editor":[{"dropping-particle":"","family":"Aittomäki päätoimittaja","given":"Kristiina","non-dropping-particle":"","parse-names":false,"suffix":""},{"dropping-particle":"","family":"Moilanen toimittaja","given":"Jukka","non-dropping-particle":"","parse-names":false,"suffix":""},{"dropping-particle":"","family":"Perola toimittaja","given":"Markus","non-dropping-particle":"","parse-names":false,"suffix":""}],"id":"ITEM-1","issued":{"date-parts":[["2016"]]},"language":"fin","number-of-pages":"472","publisher":"Duodecim","publisher-place":"Helsinki","title":"Lääketieteellinen genetiikka","type":"book"},"uris":["http://www.mendeley.com/documents/?uuid=b45cc0ef-4f0e-4a47-9163-9f0cdd3a8420"]}],"mendeley":{"formattedCitation":"(&lt;span style=\"baseline\"&gt;Aittomäki ym.&lt;/span&gt;, 2016)","plainTextFormattedCitation":"(Aittomäki ym., 2016)","previouslyFormattedCitation":"(&lt;span style=\"baseline\"&gt;Aittomäki ym.&lt;/span&gt;, 2016)"},"properties":{"noteIndex":0},"schema":"https://github.com/citation-style-language/schema/raw/master/csl-citation.json"}</w:instrText>
      </w:r>
      <w:r>
        <w:rPr>
          <w:lang w:val="fi-FI"/>
        </w:rPr>
        <w:fldChar w:fldCharType="separate"/>
      </w:r>
      <w:r w:rsidRPr="00250081">
        <w:rPr>
          <w:noProof/>
          <w:lang w:val="fi-FI"/>
        </w:rPr>
        <w:t>(Aittomäki ym., 2016)</w:t>
      </w:r>
      <w:r>
        <w:rPr>
          <w:lang w:val="fi-FI"/>
        </w:rPr>
        <w:fldChar w:fldCharType="end"/>
      </w:r>
      <w:r>
        <w:rPr>
          <w:lang w:val="fi-FI"/>
        </w:rPr>
        <w:t>.</w:t>
      </w:r>
    </w:p>
    <w:p w14:paraId="72AE3C39" w14:textId="77777777" w:rsidR="00250081" w:rsidRDefault="00250081" w:rsidP="00250081">
      <w:pPr>
        <w:divId w:val="1791391697"/>
        <w:rPr>
          <w:lang w:val="fi-FI"/>
        </w:rPr>
      </w:pPr>
      <w:r>
        <w:rPr>
          <w:lang w:val="fi-FI"/>
        </w:rPr>
        <w:tab/>
        <w:t xml:space="preserve">Syöpien kehittymiseen vaikuttavat geenit jaetaan kahteen luokkaan, kasvunrajoitegeeneihin ja onkogeeneihin. Kasvunrajoitegeenit ovat normaaleissa soluissa solusyklin negatiivisia säätelijöitä. Lisäksi myös epäsuorien kasvunrajoitegeenien kuten genomin eheyden ylläpitoon osallistuvien geenien mutaatiot voivat vaikuttaa syövän kehittymiseen. Onkogeenit ovat sen sijaan solun jakautumisen positiivisia säätelijöitä, eli ne edistävät normaaleissa soluissa solun jakautumista. Kasvunrajoitegeeneissä täytyy tapahtua toiminnan menetysmutaatio, kun taas onkogeeneissa täytyy tapahtua toiminnan voimistumismutaatio. On huomioitava, että yksittäinen mutaatio näissä geeneissä ei vielä riitä syövän kehittymiseen, vaan syövän kehittymiseen vaaditaan yleensä useita mutaatioita </w:t>
      </w:r>
      <w:r>
        <w:rPr>
          <w:lang w:val="fi-FI"/>
        </w:rPr>
        <w:fldChar w:fldCharType="begin" w:fldLock="1"/>
      </w:r>
      <w:r w:rsidR="00FB7E84">
        <w:rPr>
          <w:lang w:val="fi-FI"/>
        </w:rPr>
        <w:instrText>ADDIN CSL_CITATION {"citationItems":[{"id":"ITEM-1","itemData":{"ISBN":"0815344805 nidottu","author":[{"dropping-particle":"","family":"Strachan","given":"Tom","non-dropping-particle":"","parse-names":false,"suffix":""},{"dropping-particle":"","family":"Chinnery","given":"Patrick F.","non-dropping-particle":"","parse-names":false,"suffix":""},{"dropping-particle":"","family":"Goodship","given":"Judith","non-dropping-particle":"","parse-names":false,"suffix":""}],"id":"ITEM-1","issued":{"date-parts":[["2015"]]},"language":"eng","publisher":"Garland Science, Taylor &amp; Francis Group, LLC","publisher-place":"New York, NY ; Abingdon, UK","title":"Genetics and genomics in medicine","type":"book"},"uris":["http://www.mendeley.com/documents/?uuid=c5c67282-4499-4590-a67c-c1345c57fb4d"]}],"mendeley":{"formattedCitation":"(&lt;span style=\"baseline\"&gt;Strachan ym.&lt;/span&gt;, 2015)","plainTextFormattedCitation":"(Strachan ym., 2015)","previouslyFormattedCitation":"(&lt;span style=\"baseline\"&gt;Strachan ym.&lt;/span&gt;, 2015)"},"properties":{"noteIndex":0},"schema":"https://github.com/citation-style-language/schema/raw/master/csl-citation.json"}</w:instrText>
      </w:r>
      <w:r>
        <w:rPr>
          <w:lang w:val="fi-FI"/>
        </w:rPr>
        <w:fldChar w:fldCharType="separate"/>
      </w:r>
      <w:r w:rsidRPr="00250081">
        <w:rPr>
          <w:noProof/>
          <w:lang w:val="fi-FI"/>
        </w:rPr>
        <w:t>(Strachan ym., 2015)</w:t>
      </w:r>
      <w:r>
        <w:rPr>
          <w:lang w:val="fi-FI"/>
        </w:rPr>
        <w:fldChar w:fldCharType="end"/>
      </w:r>
      <w:r>
        <w:rPr>
          <w:lang w:val="fi-FI"/>
        </w:rPr>
        <w:t>.</w:t>
      </w:r>
    </w:p>
    <w:p w14:paraId="214950EB" w14:textId="77777777" w:rsidR="00250081" w:rsidRPr="001D0EAA" w:rsidRDefault="00250081" w:rsidP="00250081">
      <w:pPr>
        <w:divId w:val="1791391697"/>
        <w:rPr>
          <w:lang w:val="fi-FI"/>
        </w:rPr>
      </w:pPr>
      <w:r>
        <w:rPr>
          <w:lang w:val="fi-FI"/>
        </w:rPr>
        <w:tab/>
        <w:t xml:space="preserve">Syöpäsoluilla on useita tunnusmerkkejä; aktiiviset onkogeenit edistävät solun kasvua ja epäaktivoituneet kasvunrajoitegeenit taas eivät jarruta jakautumista. Lisäksi </w:t>
      </w:r>
      <w:proofErr w:type="spellStart"/>
      <w:r>
        <w:rPr>
          <w:lang w:val="fi-FI"/>
        </w:rPr>
        <w:lastRenderedPageBreak/>
        <w:t>proapoptoottiset</w:t>
      </w:r>
      <w:proofErr w:type="spellEnd"/>
      <w:r>
        <w:rPr>
          <w:lang w:val="fi-FI"/>
        </w:rPr>
        <w:t xml:space="preserve"> geenit ovat epäaktiivisia ja </w:t>
      </w:r>
      <w:proofErr w:type="spellStart"/>
      <w:r>
        <w:rPr>
          <w:lang w:val="fi-FI"/>
        </w:rPr>
        <w:t>antiapoptoottiset</w:t>
      </w:r>
      <w:proofErr w:type="spellEnd"/>
      <w:r>
        <w:rPr>
          <w:lang w:val="fi-FI"/>
        </w:rPr>
        <w:t xml:space="preserve"> onkogeenit aktiivisia. Solut voivat jakautua loputtomasti, johon liittyy usein </w:t>
      </w:r>
      <w:proofErr w:type="spellStart"/>
      <w:r>
        <w:rPr>
          <w:lang w:val="fi-FI"/>
        </w:rPr>
        <w:t>telomeraasigeenin</w:t>
      </w:r>
      <w:proofErr w:type="spellEnd"/>
      <w:r>
        <w:rPr>
          <w:lang w:val="fi-FI"/>
        </w:rPr>
        <w:t xml:space="preserve"> aktivoituminen. </w:t>
      </w:r>
      <w:proofErr w:type="spellStart"/>
      <w:r>
        <w:rPr>
          <w:lang w:val="fi-FI"/>
        </w:rPr>
        <w:t>Angiogeneesiä</w:t>
      </w:r>
      <w:proofErr w:type="spellEnd"/>
      <w:r>
        <w:rPr>
          <w:lang w:val="fi-FI"/>
        </w:rPr>
        <w:t xml:space="preserve"> edistävät geenit ovat myös usein aktiivisia, ja solun kiinnittymistä säätelevät pintaproteiinit ovat mutatoituneet, mikä mahdollistaa syövän metastaasin sekä kasvun ympäröivässä kudoksessa. Lisäksi syöpäsolut muuttavat metaboliaansa kasvulleen edulliseksi </w:t>
      </w:r>
      <w:r>
        <w:rPr>
          <w:lang w:val="fi-FI"/>
        </w:rPr>
        <w:fldChar w:fldCharType="begin" w:fldLock="1"/>
      </w:r>
      <w:r w:rsidR="00FB7E84">
        <w:rPr>
          <w:lang w:val="fi-FI"/>
        </w:rPr>
        <w:instrText>ADDIN CSL_CITATION {"citationItems":[{"id":"ITEM-1","itemData":{"ISBN":"978-951-656-467-1 nidottu","author":[{"dropping-particle":"","family":"Aittomäki","given":"Kristiina","non-dropping-particle":"","parse-names":false,"suffix":""},{"dropping-particle":"","family":"Moilanen","given":"Jukka","non-dropping-particle":"","parse-names":false,"suffix":""},{"dropping-particle":"","family":"Perola","given":"Markus","non-dropping-particle":"","parse-names":false,"suffix":""}],"editor":[{"dropping-particle":"","family":"Aittomäki päätoimittaja","given":"Kristiina","non-dropping-particle":"","parse-names":false,"suffix":""},{"dropping-particle":"","family":"Moilanen toimittaja","given":"Jukka","non-dropping-particle":"","parse-names":false,"suffix":""},{"dropping-particle":"","family":"Perola toimittaja","given":"Markus","non-dropping-particle":"","parse-names":false,"suffix":""}],"id":"ITEM-1","issued":{"date-parts":[["2016"]]},"language":"fin","number-of-pages":"472","publisher":"Duodecim","publisher-place":"Helsinki","title":"Lääketieteellinen genetiikka","type":"book"},"uris":["http://www.mendeley.com/documents/?uuid=b45cc0ef-4f0e-4a47-9163-9f0cdd3a8420"]}],"mendeley":{"formattedCitation":"(&lt;span style=\"baseline\"&gt;Aittomäki ym.&lt;/span&gt;, 2016)","plainTextFormattedCitation":"(Aittomäki ym., 2016)","previouslyFormattedCitation":"(&lt;span style=\"baseline\"&gt;Aittomäki ym.&lt;/span&gt;, 2016)"},"properties":{"noteIndex":0},"schema":"https://github.com/citation-style-language/schema/raw/master/csl-citation.json"}</w:instrText>
      </w:r>
      <w:r>
        <w:rPr>
          <w:lang w:val="fi-FI"/>
        </w:rPr>
        <w:fldChar w:fldCharType="separate"/>
      </w:r>
      <w:r w:rsidRPr="00250081">
        <w:rPr>
          <w:noProof/>
          <w:lang w:val="fi-FI"/>
        </w:rPr>
        <w:t>(Aittomäki ym., 2016)</w:t>
      </w:r>
      <w:r>
        <w:rPr>
          <w:lang w:val="fi-FI"/>
        </w:rPr>
        <w:fldChar w:fldCharType="end"/>
      </w:r>
      <w:r>
        <w:rPr>
          <w:lang w:val="fi-FI"/>
        </w:rPr>
        <w:t>.</w:t>
      </w:r>
    </w:p>
    <w:p w14:paraId="14B204BE" w14:textId="77777777" w:rsidR="00250081" w:rsidRPr="00160B77" w:rsidRDefault="00250081" w:rsidP="00250081">
      <w:pPr>
        <w:divId w:val="1791391697"/>
        <w:rPr>
          <w:lang w:val="fi-FI"/>
        </w:rPr>
      </w:pPr>
      <w:r>
        <w:rPr>
          <w:lang w:val="fi-FI"/>
        </w:rPr>
        <w:tab/>
      </w:r>
      <w:r w:rsidRPr="00C42DDF">
        <w:rPr>
          <w:lang w:val="fi-FI"/>
        </w:rPr>
        <w:t>Genominlaajuisessa tutkimuksessa</w:t>
      </w:r>
      <w:r>
        <w:rPr>
          <w:lang w:val="fi-FI"/>
        </w:rPr>
        <w:t xml:space="preserve"> s</w:t>
      </w:r>
      <w:r w:rsidRPr="00497677">
        <w:rPr>
          <w:lang w:val="fi-FI"/>
        </w:rPr>
        <w:t>y</w:t>
      </w:r>
      <w:r>
        <w:rPr>
          <w:lang w:val="fi-FI"/>
        </w:rPr>
        <w:t xml:space="preserve">öpään assosioituneita silmukointivariantteja on löydetty noin 15 000 ja näitä variantteja esiintyy </w:t>
      </w:r>
      <w:r w:rsidRPr="00497677">
        <w:rPr>
          <w:lang w:val="fi-FI"/>
        </w:rPr>
        <w:t>lähes j</w:t>
      </w:r>
      <w:r>
        <w:rPr>
          <w:lang w:val="fi-FI"/>
        </w:rPr>
        <w:t xml:space="preserve">okaisessa syövän kehittymisen kannalta tärkeässä solun prosessissa: jakautumisessa, erikoistumisessa, solusyklin kontrollissa, metaboliassa, </w:t>
      </w:r>
      <w:proofErr w:type="spellStart"/>
      <w:r>
        <w:rPr>
          <w:lang w:val="fi-FI"/>
        </w:rPr>
        <w:t>apoptoosissa</w:t>
      </w:r>
      <w:proofErr w:type="spellEnd"/>
      <w:r>
        <w:rPr>
          <w:lang w:val="fi-FI"/>
        </w:rPr>
        <w:t xml:space="preserve">, liikkuvuudessa ja </w:t>
      </w:r>
      <w:proofErr w:type="spellStart"/>
      <w:r>
        <w:rPr>
          <w:lang w:val="fi-FI"/>
        </w:rPr>
        <w:t>angiogeneesissä</w:t>
      </w:r>
      <w:proofErr w:type="spellEnd"/>
      <w:r>
        <w:rPr>
          <w:lang w:val="fi-FI"/>
        </w:rPr>
        <w:t xml:space="preserve"> </w:t>
      </w:r>
      <w:r>
        <w:rPr>
          <w:lang w:val="fi-FI"/>
        </w:rPr>
        <w:fldChar w:fldCharType="begin" w:fldLock="1"/>
      </w:r>
      <w:r>
        <w:rPr>
          <w:lang w:val="fi-FI"/>
        </w:rPr>
        <w:instrText>ADDIN CSL_CITATION {"citationItems":[{"id":"ITEM-1","itemData":{"DOI":"10.1158/2159-8290.CD-13-0253","ISSN":"2159-8290","abstract":"Alternative splicing of mRNA precursors enables one gene to produce multiple protein isoforms with differing functions. Under normal conditions, this mechanism is tightly regulated in order for the human genome to generate proteomic diversity sufficient for the functional requirements of complex tissues. When deregulated, however, cancer cells take advantage of this mechanism to produce aberrant proteins with added, deleted, or altered functional domains that contribute to tumorigenesis. Here, we discuss aspects of alternative splicing misregulation in cancer, focusing on splicing events affected by deregulation of regulatory splicing factors and also recent studies identifying mutated components of the splicing machinery. SIGNIFICANCE: An increasing body of evidence indicates that aberrant splicing of mRNA precursors leads to production of aberrant proteins that contribute to tumorigenesis. Recent studies show that alterations in cellular concentrations of regulatory splicing factors and mutations in components of the core splicing machinery provide major mechanisms of misregulation of mRNA splicing in cancer. A better understanding of this misregulation will potentially reveal a group of novel drug targets for therapeutic intervention.","author":[{"dropping-particle":"","family":"Zhang","given":"Jian","non-dropping-particle":"","parse-names":false,"suffix":""},{"dropping-particle":"","family":"Manley","given":"James L","non-dropping-particle":"","parse-names":false,"suffix":""}],"container-title":"Cancer discovery","edition":"2013/10/21","id":"ITEM-1","issue":"11","issued":{"date-parts":[["2013","11"]]},"page":"1228-1237","title":"Misregulation of pre-mRNA alternative splicing in cancer","type":"article-journal","volume":"3"},"uris":["http://www.mendeley.com/documents/?uuid=223223a0-4adf-45e7-8165-19270dd22384"]}],"mendeley":{"formattedCitation":"(&lt;span style=\"baseline\"&gt;Zhang ja Manley&lt;/span&gt;, 2013)","plainTextFormattedCitation":"(Zhang ja Manley, 2013)","previouslyFormattedCitation":"(&lt;span style=\"baseline\"&gt;Zhang ja Manley&lt;/span&gt;, 2013)"},"properties":{"noteIndex":0},"schema":"https://github.com/citation-style-language/schema/raw/master/csl-citation.json"}</w:instrText>
      </w:r>
      <w:r>
        <w:rPr>
          <w:lang w:val="fi-FI"/>
        </w:rPr>
        <w:fldChar w:fldCharType="separate"/>
      </w:r>
      <w:r w:rsidRPr="00497677">
        <w:rPr>
          <w:noProof/>
          <w:lang w:val="fi-FI"/>
        </w:rPr>
        <w:t>(Zhang ja Manley, 2013)</w:t>
      </w:r>
      <w:r>
        <w:rPr>
          <w:lang w:val="fi-FI"/>
        </w:rPr>
        <w:fldChar w:fldCharType="end"/>
      </w:r>
      <w:r>
        <w:rPr>
          <w:lang w:val="fi-FI"/>
        </w:rPr>
        <w:t xml:space="preserve">. </w:t>
      </w:r>
      <w:r>
        <w:rPr>
          <w:rFonts w:cs="Times New Roman"/>
          <w:szCs w:val="24"/>
          <w:lang w:val="fi-FI"/>
        </w:rPr>
        <w:t>Syövissä silmukoinnin säätely on usein virheellistä. Normaaleihin soluihin verrattuna syövissä esiintyy enemmän ”taustamelua” eli selvästi virheellisiä silmukointivariantteja, jotka sisältävät esimerkiksi ennenaikaisia stop-</w:t>
      </w:r>
      <w:proofErr w:type="spellStart"/>
      <w:r>
        <w:rPr>
          <w:rFonts w:cs="Times New Roman"/>
          <w:szCs w:val="24"/>
          <w:lang w:val="fi-FI"/>
        </w:rPr>
        <w:t>kodoneja</w:t>
      </w:r>
      <w:proofErr w:type="spellEnd"/>
      <w:r>
        <w:rPr>
          <w:rFonts w:cs="Times New Roman"/>
          <w:szCs w:val="24"/>
          <w:lang w:val="fi-FI"/>
        </w:rPr>
        <w:t xml:space="preserve">. Myös silmukointivarianttien tyypit syöpäsolujen välillä ovat heterogeenisempiä kuin normaalien solujen välillä. </w:t>
      </w:r>
      <w:r>
        <w:rPr>
          <w:lang w:val="fi-FI"/>
        </w:rPr>
        <w:t xml:space="preserve">Usein virheellisesti silmukoituneissa geeneissä ei ole </w:t>
      </w:r>
      <w:r w:rsidRPr="009F1BC5">
        <w:rPr>
          <w:i/>
          <w:lang w:val="fi-FI"/>
        </w:rPr>
        <w:t>cis</w:t>
      </w:r>
      <w:r>
        <w:rPr>
          <w:lang w:val="fi-FI"/>
        </w:rPr>
        <w:t xml:space="preserve">-vaikuttavia somaattisia mutaatioita samassa lokuksessa. Nämä ominaisuudet viittaavat siihen, että silmukointivirheet johtuvat usein muuttuneesta solunsisäisestä ympäristöstä ja virheellisestä silmukoinnin säätelystä </w:t>
      </w:r>
      <w:r>
        <w:rPr>
          <w:lang w:val="fi-FI"/>
        </w:rPr>
        <w:fldChar w:fldCharType="begin" w:fldLock="1"/>
      </w:r>
      <w:r w:rsidR="00FB7E84">
        <w:rPr>
          <w:lang w:val="fi-FI"/>
        </w:rPr>
        <w:instrText>ADDIN CSL_CITATION {"citationItems":[{"id":"ITEM-1","itemData":{"author":[{"dropping-particle":"","family":"Sveen","given":"A","non-dropping-particle":"","parse-names":false,"suffix":""},{"dropping-particle":"","family":"Kilpinen","given":"S","non-dropping-particle":"","parse-names":false,"suffix":""},{"dropping-particle":"","family":"Ruusulehto","given":"A","non-dropping-particle":"","parse-names":false,"suffix":""},{"dropping-particle":"","family":"Lothe","given":"R A","non-dropping-particle":"","parse-names":false,"suffix":""},{"dropping-particle":"","family":"Skotheim","given":"R I","non-dropping-particle":"","parse-names":false,"suffix":""}],"container-title":"Oncogene","id":"ITEM-1","issued":{"date-parts":[["2015"]]},"page":"2413","publisher":"Macmillan Publishers Limited","title":"Aberrant RNA splicing in cancer; expression changes and driver mutations of splicing factor genes","type":"article-journal","volume":"35"},"uris":["http://www.mendeley.com/documents/?uuid=70603e18-3333-4368-a3c2-d49780b8fdab"]}],"mendeley":{"formattedCitation":"(&lt;span style=\"baseline\"&gt;Sveen ym.&lt;/span&gt;, 2015)","plainTextFormattedCitation":"(Sveen ym., 2015)","previouslyFormattedCitation":"(&lt;span style=\"baseline\"&gt;Sveen ym.&lt;/span&gt;, 2015)"},"properties":{"noteIndex":0},"schema":"https://github.com/citation-style-language/schema/raw/master/csl-citation.json"}</w:instrText>
      </w:r>
      <w:r>
        <w:rPr>
          <w:lang w:val="fi-FI"/>
        </w:rPr>
        <w:fldChar w:fldCharType="separate"/>
      </w:r>
      <w:r w:rsidRPr="00250081">
        <w:rPr>
          <w:noProof/>
          <w:lang w:val="fi-FI"/>
        </w:rPr>
        <w:t>(Sveen ym., 2015)</w:t>
      </w:r>
      <w:r>
        <w:rPr>
          <w:lang w:val="fi-FI"/>
        </w:rPr>
        <w:fldChar w:fldCharType="end"/>
      </w:r>
      <w:r>
        <w:rPr>
          <w:lang w:val="fi-FI"/>
        </w:rPr>
        <w:t>.</w:t>
      </w:r>
    </w:p>
    <w:p w14:paraId="0C6C9770" w14:textId="58ECDE29" w:rsidR="00250081" w:rsidRPr="00426114" w:rsidRDefault="00250081" w:rsidP="00250081">
      <w:pPr>
        <w:divId w:val="1791391697"/>
        <w:rPr>
          <w:lang w:val="fi-FI"/>
        </w:rPr>
      </w:pPr>
      <w:r>
        <w:rPr>
          <w:rFonts w:cs="Times New Roman"/>
          <w:szCs w:val="24"/>
          <w:lang w:val="fi-FI"/>
        </w:rPr>
        <w:lastRenderedPageBreak/>
        <w:tab/>
        <w:t xml:space="preserve">Vaihtoehtoista silmukointia syöpäsoluissa ei tapahdu määrällisesti enemmän kuin normaaleissa soluissa, mutta syövissä ilmenee eri silmukointivariantteja kuin normaaleissa soluissa </w:t>
      </w:r>
      <w:r>
        <w:rPr>
          <w:rFonts w:cs="Times New Roman"/>
          <w:szCs w:val="24"/>
          <w:lang w:val="fi-FI"/>
        </w:rPr>
        <w:fldChar w:fldCharType="begin" w:fldLock="1"/>
      </w:r>
      <w:r>
        <w:rPr>
          <w:rFonts w:cs="Times New Roman"/>
          <w:szCs w:val="24"/>
          <w:lang w:val="fi-FI"/>
        </w:rPr>
        <w:instrText>ADDIN CSL_CITATION {"citationItems":[{"id":"ITEM-1","itemData":{"DOI":"10.1016/j.cell.2009.02.011","ISSN":"0092-8674","abstract":"Cellular functions depend on numerous protein-coding and non-coding RNAs and the RNA-binding proteins associated with them, which form ribonucleoprotein complexes (RNPs). Mutations that disrupt either the RNA or protein components of RNPs or the factors required for their assembly can be deleterious. Alternative splicing provides cells with an exquisite capacity to fine-tune their transcriptome and proteome in response to cues. Splicing depends on a complex code, numerous RNA-binding proteins and an enormously intricate network of interactions among them, increasing the opportunity for exposure to mutations and mis-regulation that cause disease. The discovery of disease-causing mutations in RNAs is yielding a wealth of new therapeutic targets, and the growing understanding of RNA biology and chemistry is providing new RNA-based tools for developing therapeutics.","author":[{"dropping-particle":"","family":"Cooper","given":"Thomas A","non-dropping-particle":"","parse-names":false,"suffix":""},{"dropping-particle":"","family":"Wan","given":"Lili","non-dropping-particle":"","parse-names":false,"suffix":""},{"dropping-particle":"","family":"Dreyfuss","given":"Gideon","non-dropping-particle":"","parse-names":false,"suffix":""}],"container-title":"Cell","id":"ITEM-1","issue":"4","issued":{"date-parts":[["2009"]]},"note":"J1: Cell","page":"777-793","title":"RNA and Disease","type":"article-journal","volume":"136"},"uris":["http://www.mendeley.com/documents/?uuid=face3c74-b3bb-4492-b657-7da5b771fa09"]}],"mendeley":{"formattedCitation":"(&lt;span style=\"baseline\"&gt;Cooper ym.&lt;/span&gt;, 2009)","plainTextFormattedCitation":"(Cooper ym., 2009)","previouslyFormattedCitation":"(&lt;span style=\"baseline\"&gt;Cooper ym.&lt;/span&gt;, 2009)"},"properties":{"noteIndex":0},"schema":"https://github.com/citation-style-language/schema/raw/master/csl-citation.json"}</w:instrText>
      </w:r>
      <w:r>
        <w:rPr>
          <w:rFonts w:cs="Times New Roman"/>
          <w:szCs w:val="24"/>
          <w:lang w:val="fi-FI"/>
        </w:rPr>
        <w:fldChar w:fldCharType="separate"/>
      </w:r>
      <w:r w:rsidRPr="009A060E">
        <w:rPr>
          <w:rFonts w:cs="Times New Roman"/>
          <w:noProof/>
          <w:szCs w:val="24"/>
          <w:lang w:val="fi-FI"/>
        </w:rPr>
        <w:t>(Cooper ym., 2009)</w:t>
      </w:r>
      <w:r>
        <w:rPr>
          <w:rFonts w:cs="Times New Roman"/>
          <w:szCs w:val="24"/>
          <w:lang w:val="fi-FI"/>
        </w:rPr>
        <w:fldChar w:fldCharType="end"/>
      </w:r>
      <w:r>
        <w:rPr>
          <w:rFonts w:cs="Times New Roman"/>
          <w:szCs w:val="24"/>
          <w:lang w:val="fi-FI"/>
        </w:rPr>
        <w:t xml:space="preserve">. </w:t>
      </w:r>
      <w:r>
        <w:rPr>
          <w:lang w:val="fi-FI"/>
        </w:rPr>
        <w:t xml:space="preserve">Vaikka syöpäsoluissa silmukoinnin säätely on usein viallista, niissä ilmenee silmukointivariantteja, jotka ovat hyödyllisiä syövän kehittymiselle ja selviytymiselle. Esimerkiksi </w:t>
      </w:r>
      <w:r>
        <w:rPr>
          <w:i/>
          <w:lang w:val="fi-FI"/>
        </w:rPr>
        <w:t>VEGF</w:t>
      </w:r>
      <w:r>
        <w:rPr>
          <w:lang w:val="fi-FI"/>
        </w:rPr>
        <w:t xml:space="preserve">-geenin silmukointimuoto syöpäsoluissa on usein </w:t>
      </w:r>
      <w:proofErr w:type="spellStart"/>
      <w:r>
        <w:rPr>
          <w:lang w:val="fi-FI"/>
        </w:rPr>
        <w:t>angiogeneesiä</w:t>
      </w:r>
      <w:proofErr w:type="spellEnd"/>
      <w:r>
        <w:rPr>
          <w:lang w:val="fi-FI"/>
        </w:rPr>
        <w:t xml:space="preserve"> edistävä, kun taas terveissä soluissa sen silmukointimuoto estää </w:t>
      </w:r>
      <w:proofErr w:type="spellStart"/>
      <w:r>
        <w:rPr>
          <w:lang w:val="fi-FI"/>
        </w:rPr>
        <w:t>angiogeneesiä</w:t>
      </w:r>
      <w:proofErr w:type="spellEnd"/>
      <w:r>
        <w:rPr>
          <w:lang w:val="fi-FI"/>
        </w:rPr>
        <w:t xml:space="preserve">. Geenissä on vaihtoehtoinen 3’-silmukointikohta, jonka avulla eri </w:t>
      </w:r>
      <w:proofErr w:type="spellStart"/>
      <w:r>
        <w:rPr>
          <w:lang w:val="fi-FI"/>
        </w:rPr>
        <w:t>isoformit</w:t>
      </w:r>
      <w:proofErr w:type="spellEnd"/>
      <w:r>
        <w:rPr>
          <w:lang w:val="fi-FI"/>
        </w:rPr>
        <w:t xml:space="preserve"> tuotetaan. Toinen esimerkki on </w:t>
      </w:r>
      <w:r>
        <w:rPr>
          <w:i/>
          <w:lang w:val="fi-FI"/>
        </w:rPr>
        <w:t>BRAF</w:t>
      </w:r>
      <w:r>
        <w:rPr>
          <w:lang w:val="fi-FI"/>
        </w:rPr>
        <w:t>-onkogeeni, joka koodaa MAPK/ERK-signalointireitin BRAF-</w:t>
      </w:r>
      <w:proofErr w:type="spellStart"/>
      <w:r>
        <w:rPr>
          <w:lang w:val="fi-FI"/>
        </w:rPr>
        <w:t>kinaasia</w:t>
      </w:r>
      <w:proofErr w:type="spellEnd"/>
      <w:r>
        <w:rPr>
          <w:lang w:val="fi-FI"/>
        </w:rPr>
        <w:t>.</w:t>
      </w:r>
      <w:r w:rsidR="004510C0">
        <w:rPr>
          <w:lang w:val="fi-FI"/>
        </w:rPr>
        <w:t xml:space="preserve"> </w:t>
      </w:r>
      <w:r>
        <w:rPr>
          <w:lang w:val="fi-FI"/>
        </w:rPr>
        <w:t xml:space="preserve">Yli puolista pahanlaatuisista melanoomista on löydetty tästä geenistä </w:t>
      </w:r>
      <w:proofErr w:type="gramStart"/>
      <w:ins w:id="69" w:author="Pelin, Katarina B" w:date="2018-12-19T16:02:00Z">
        <w:r w:rsidR="0006456C">
          <w:rPr>
            <w:lang w:val="fi-FI"/>
          </w:rPr>
          <w:t>p.</w:t>
        </w:r>
      </w:ins>
      <w:r>
        <w:rPr>
          <w:lang w:val="fi-FI"/>
        </w:rPr>
        <w:t>V</w:t>
      </w:r>
      <w:proofErr w:type="gramEnd"/>
      <w:r>
        <w:rPr>
          <w:lang w:val="fi-FI"/>
        </w:rPr>
        <w:t xml:space="preserve">600E-mutaatio, joka johtaa silmukoinnissa </w:t>
      </w:r>
      <w:proofErr w:type="spellStart"/>
      <w:r>
        <w:rPr>
          <w:lang w:val="fi-FI"/>
        </w:rPr>
        <w:t>eksonien</w:t>
      </w:r>
      <w:proofErr w:type="spellEnd"/>
      <w:r>
        <w:rPr>
          <w:lang w:val="fi-FI"/>
        </w:rPr>
        <w:t xml:space="preserve"> 4–8 puuttumiseen lopullisesta </w:t>
      </w:r>
      <w:proofErr w:type="spellStart"/>
      <w:r>
        <w:rPr>
          <w:lang w:val="fi-FI"/>
        </w:rPr>
        <w:t>transkriptista</w:t>
      </w:r>
      <w:proofErr w:type="spellEnd"/>
      <w:r>
        <w:rPr>
          <w:lang w:val="fi-FI"/>
        </w:rPr>
        <w:t xml:space="preserve">. Lyhentynyt kinaasi ei enää sitoudu BRAF-inhibiittoreihin, joita käytetään lääkkeenä melanooman hoitoon, joten mutaatio aiheuttaa syöpäsoluissa resistenssin kyseisille lääkkeille </w:t>
      </w:r>
      <w:r>
        <w:rPr>
          <w:lang w:val="fi-FI"/>
        </w:rPr>
        <w:fldChar w:fldCharType="begin" w:fldLock="1"/>
      </w:r>
      <w:r w:rsidR="00FB7E84">
        <w:rPr>
          <w:lang w:val="fi-FI"/>
        </w:rPr>
        <w:instrText>ADDIN CSL_CITATION {"citationItems":[{"id":"ITEM-1","itemData":{"DOI":"10.1158/2159-8290.CD-13-0253","ISSN":"2159-8290","abstract":"Alternative splicing of mRNA precursors enables one gene to produce multiple protein isoforms with differing functions. Under normal conditions, this mechanism is tightly regulated in order for the human genome to generate proteomic diversity sufficient for the functional requirements of complex tissues. When deregulated, however, cancer cells take advantage of this mechanism to produce aberrant proteins with added, deleted, or altered functional domains that contribute to tumorigenesis. Here, we discuss aspects of alternative splicing misregulation in cancer, focusing on splicing events affected by deregulation of regulatory splicing factors and also recent studies identifying mutated components of the splicing machinery. SIGNIFICANCE: An increasing body of evidence indicates that aberrant splicing of mRNA precursors leads to production of aberrant proteins that contribute to tumorigenesis. Recent studies show that alterations in cellular concentrations of regulatory splicing factors and mutations in components of the core splicing machinery provide major mechanisms of misregulation of mRNA splicing in cancer. A better understanding of this misregulation will potentially reveal a group of novel drug targets for therapeutic intervention.","author":[{"dropping-particle":"","family":"Zhang","given":"Jian","non-dropping-particle":"","parse-names":false,"suffix":""},{"dropping-particle":"","family":"Manley","given":"James L","non-dropping-particle":"","parse-names":false,"suffix":""}],"container-title":"Cancer discovery","edition":"2013/10/21","id":"ITEM-1","issue":"11","issued":{"date-parts":[["2013","11"]]},"page":"1228-1237","title":"Misregulation of pre-mRNA alternative splicing in cancer","type":"article-journal","volume":"3"},"uris":["http://www.mendeley.com/documents/?uuid=223223a0-4adf-45e7-8165-19270dd22384"]},{"id":"ITEM-2","itemData":{"author":[{"dropping-particle":"","family":"Sveen","given":"A","non-dropping-particle":"","parse-names":false,"suffix":""},{"dropping-particle":"","family":"Kilpinen","given":"S","non-dropping-particle":"","parse-names":false,"suffix":""},{"dropping-particle":"","family":"Ruusulehto","given":"A","non-dropping-particle":"","parse-names":false,"suffix":""},{"dropping-particle":"","family":"Lothe","given":"R A","non-dropping-particle":"","parse-names":false,"suffix":""},{"dropping-particle":"","family":"Skotheim","given":"R I","non-dropping-particle":"","parse-names":false,"suffix":""}],"container-title":"Oncogene","id":"ITEM-2","issued":{"date-parts":[["2015"]]},"page":"2413","publisher":"Macmillan Publishers Limited","title":"Aberrant RNA splicing in cancer; expression changes and driver mutations of splicing factor genes","type":"article-journal","volume":"35"},"uris":["http://www.mendeley.com/documents/?uuid=70603e18-3333-4368-a3c2-d49780b8fdab"]}],"mendeley":{"formattedCitation":"(&lt;span style=\"baseline\"&gt;Sveen ym.&lt;/span&gt;, 2015; &lt;span style=\"baseline\"&gt;Zhang ja Manley&lt;/span&gt;, 2013)","plainTextFormattedCitation":"(Sveen ym., 2015; Zhang ja Manley, 2013)","previouslyFormattedCitation":"(&lt;span style=\"baseline\"&gt;Sveen ym.&lt;/span&gt;, 2015; &lt;span style=\"baseline\"&gt;Zhang ja Manley&lt;/span&gt;, 2013)"},"properties":{"noteIndex":0},"schema":"https://github.com/citation-style-language/schema/raw/master/csl-citation.json"}</w:instrText>
      </w:r>
      <w:r>
        <w:rPr>
          <w:lang w:val="fi-FI"/>
        </w:rPr>
        <w:fldChar w:fldCharType="separate"/>
      </w:r>
      <w:r w:rsidRPr="00250081">
        <w:rPr>
          <w:noProof/>
          <w:lang w:val="fi-FI"/>
        </w:rPr>
        <w:t>(Sveen ym., 2015; Zhang ja Manley, 2013)</w:t>
      </w:r>
      <w:r>
        <w:rPr>
          <w:lang w:val="fi-FI"/>
        </w:rPr>
        <w:fldChar w:fldCharType="end"/>
      </w:r>
      <w:r>
        <w:rPr>
          <w:lang w:val="fi-FI"/>
        </w:rPr>
        <w:t>. Syöpäsolut käyttävät siis samoja vaihtoehtoisen silmukoinnin mekanismeja, joita normaaleissa soluissa käytetään tuottamaan niille edullisia silmukointimuotoja.</w:t>
      </w:r>
    </w:p>
    <w:p w14:paraId="3CFA4FD2" w14:textId="77777777" w:rsidR="00250081" w:rsidRDefault="00250081" w:rsidP="00250081">
      <w:pPr>
        <w:divId w:val="1791391697"/>
        <w:rPr>
          <w:lang w:val="fi-FI"/>
        </w:rPr>
      </w:pPr>
      <w:r>
        <w:rPr>
          <w:lang w:val="fi-FI"/>
        </w:rPr>
        <w:tab/>
        <w:t xml:space="preserve">Silmukoinnin säätelyyn osallistuvien tehostajien ja hiljentäjien mutaatiot voivat myös vaikuttaa syövän syntyyn. Esimerkiksi SRSF1, joka on SR-perheen proteiini, eli intronisiin ja </w:t>
      </w:r>
      <w:proofErr w:type="spellStart"/>
      <w:r>
        <w:rPr>
          <w:lang w:val="fi-FI"/>
        </w:rPr>
        <w:t>eksonisiin</w:t>
      </w:r>
      <w:proofErr w:type="spellEnd"/>
      <w:r>
        <w:rPr>
          <w:lang w:val="fi-FI"/>
        </w:rPr>
        <w:t xml:space="preserve"> silmukoinnin tehostajajaksoihin kiinnittyvä proteiini, on </w:t>
      </w:r>
      <w:r>
        <w:rPr>
          <w:lang w:val="fi-FI"/>
        </w:rPr>
        <w:lastRenderedPageBreak/>
        <w:t xml:space="preserve">useissa syövissä </w:t>
      </w:r>
      <w:proofErr w:type="spellStart"/>
      <w:r>
        <w:rPr>
          <w:lang w:val="fi-FI"/>
        </w:rPr>
        <w:t>yliekspressoitunut</w:t>
      </w:r>
      <w:proofErr w:type="spellEnd"/>
      <w:r>
        <w:rPr>
          <w:lang w:val="fi-FI"/>
        </w:rPr>
        <w:t xml:space="preserve">, joka viittaa siihen, että kyseinen säätelijä on onkogeeni. SRSF1:n </w:t>
      </w:r>
      <w:proofErr w:type="spellStart"/>
      <w:r>
        <w:rPr>
          <w:lang w:val="fi-FI"/>
        </w:rPr>
        <w:t>yliekspressio</w:t>
      </w:r>
      <w:proofErr w:type="spellEnd"/>
      <w:r>
        <w:rPr>
          <w:lang w:val="fi-FI"/>
        </w:rPr>
        <w:t xml:space="preserve"> johtaa </w:t>
      </w:r>
      <w:r w:rsidRPr="0097380A">
        <w:rPr>
          <w:i/>
          <w:lang w:val="fi-FI"/>
        </w:rPr>
        <w:t>BIN1</w:t>
      </w:r>
      <w:r>
        <w:rPr>
          <w:lang w:val="fi-FI"/>
        </w:rPr>
        <w:t xml:space="preserve">-geenin kasvunrajoiteaktiivisuuden estymiseen </w:t>
      </w:r>
      <w:r>
        <w:rPr>
          <w:lang w:val="fi-FI"/>
        </w:rPr>
        <w:fldChar w:fldCharType="begin" w:fldLock="1"/>
      </w:r>
      <w:r w:rsidR="00FB7E84">
        <w:rPr>
          <w:lang w:val="fi-FI"/>
        </w:rPr>
        <w:instrText>ADDIN CSL_CITATION {"citationItems":[{"id":"ITEM-1","itemData":{"DOI":"10.1158/2159-8290.CD-13-0253","ISSN":"2159-8290","abstract":"Alternative splicing of mRNA precursors enables one gene to produce multiple protein isoforms with differing functions. Under normal conditions, this mechanism is tightly regulated in order for the human genome to generate proteomic diversity sufficient for the functional requirements of complex tissues. When deregulated, however, cancer cells take advantage of this mechanism to produce aberrant proteins with added, deleted, or altered functional domains that contribute to tumorigenesis. Here, we discuss aspects of alternative splicing misregulation in cancer, focusing on splicing events affected by deregulation of regulatory splicing factors and also recent studies identifying mutated components of the splicing machinery. SIGNIFICANCE: An increasing body of evidence indicates that aberrant splicing of mRNA precursors leads to production of aberrant proteins that contribute to tumorigenesis. Recent studies show that alterations in cellular concentrations of regulatory splicing factors and mutations in components of the core splicing machinery provide major mechanisms of misregulation of mRNA splicing in cancer. A better understanding of this misregulation will potentially reveal a group of novel drug targets for therapeutic intervention.","author":[{"dropping-particle":"","family":"Zhang","given":"Jian","non-dropping-particle":"","parse-names":false,"suffix":""},{"dropping-particle":"","family":"Manley","given":"James L","non-dropping-particle":"","parse-names":false,"suffix":""}],"container-title":"Cancer discovery","edition":"2013/10/21","id":"ITEM-1","issue":"11","issued":{"date-parts":[["2013","11"]]},"page":"1228-1237","title":"Misregulation of pre-mRNA alternative splicing in cancer","type":"article-journal","volume":"3"},"uris":["http://www.mendeley.com/documents/?uuid=223223a0-4adf-45e7-8165-19270dd22384"]}],"mendeley":{"formattedCitation":"(&lt;span style=\"baseline\"&gt;Zhang ja Manley&lt;/span&gt;, 2013)","plainTextFormattedCitation":"(Zhang ja Manley, 2013)","previouslyFormattedCitation":"(&lt;span style=\"baseline\"&gt;Zhang ja Manley&lt;/span&gt;, 2013)"},"properties":{"noteIndex":0},"schema":"https://github.com/citation-style-language/schema/raw/master/csl-citation.json"}</w:instrText>
      </w:r>
      <w:r>
        <w:rPr>
          <w:lang w:val="fi-FI"/>
        </w:rPr>
        <w:fldChar w:fldCharType="separate"/>
      </w:r>
      <w:r w:rsidRPr="00250081">
        <w:rPr>
          <w:noProof/>
          <w:lang w:val="fi-FI"/>
        </w:rPr>
        <w:t>(Zhang ja Manley, 2013)</w:t>
      </w:r>
      <w:r>
        <w:rPr>
          <w:lang w:val="fi-FI"/>
        </w:rPr>
        <w:fldChar w:fldCharType="end"/>
      </w:r>
      <w:r>
        <w:rPr>
          <w:lang w:val="fi-FI"/>
        </w:rPr>
        <w:t xml:space="preserve">. Silmukointitekijän </w:t>
      </w:r>
      <w:proofErr w:type="spellStart"/>
      <w:r>
        <w:rPr>
          <w:lang w:val="fi-FI"/>
        </w:rPr>
        <w:t>yliekspressio</w:t>
      </w:r>
      <w:proofErr w:type="spellEnd"/>
      <w:r>
        <w:rPr>
          <w:lang w:val="fi-FI"/>
        </w:rPr>
        <w:t xml:space="preserve"> vaikuttaa myös useisiin muihin syöpään assosioituneihin geeneihin, joten silmukointitekijöiden vaikutukset ovat laaja-alaisia.</w:t>
      </w:r>
    </w:p>
    <w:p w14:paraId="69D5049A" w14:textId="77777777" w:rsidR="00250081" w:rsidRPr="0097380A" w:rsidRDefault="00250081" w:rsidP="00250081">
      <w:pPr>
        <w:divId w:val="1791391697"/>
        <w:rPr>
          <w:lang w:val="fi-FI"/>
        </w:rPr>
      </w:pPr>
      <w:r>
        <w:rPr>
          <w:lang w:val="fi-FI"/>
        </w:rPr>
        <w:tab/>
        <w:t xml:space="preserve">Toinen esimerkki silmukoinnin säätelijöiden vaikutuksesta on </w:t>
      </w:r>
      <w:proofErr w:type="spellStart"/>
      <w:r>
        <w:rPr>
          <w:lang w:val="fi-FI"/>
        </w:rPr>
        <w:t>hnRNP</w:t>
      </w:r>
      <w:proofErr w:type="spellEnd"/>
      <w:r>
        <w:rPr>
          <w:lang w:val="fi-FI"/>
        </w:rPr>
        <w:t xml:space="preserve">-perheen proteiini A2. Normaalisti </w:t>
      </w:r>
      <w:proofErr w:type="spellStart"/>
      <w:r>
        <w:rPr>
          <w:lang w:val="fi-FI"/>
        </w:rPr>
        <w:t>hnRNP</w:t>
      </w:r>
      <w:proofErr w:type="spellEnd"/>
      <w:r>
        <w:rPr>
          <w:lang w:val="fi-FI"/>
        </w:rPr>
        <w:t xml:space="preserve">-perheen proteiinit kiinnittyvät intronisiin ja </w:t>
      </w:r>
      <w:proofErr w:type="spellStart"/>
      <w:r>
        <w:rPr>
          <w:lang w:val="fi-FI"/>
        </w:rPr>
        <w:t>eksonisiin</w:t>
      </w:r>
      <w:proofErr w:type="spellEnd"/>
      <w:r>
        <w:rPr>
          <w:lang w:val="fi-FI"/>
        </w:rPr>
        <w:t xml:space="preserve"> silmukoinnin hiljentäjäjaksoihin. </w:t>
      </w:r>
      <w:proofErr w:type="spellStart"/>
      <w:r>
        <w:rPr>
          <w:lang w:val="fi-FI"/>
        </w:rPr>
        <w:t>HnRNP</w:t>
      </w:r>
      <w:proofErr w:type="spellEnd"/>
      <w:r>
        <w:rPr>
          <w:lang w:val="fi-FI"/>
        </w:rPr>
        <w:t xml:space="preserve"> A2:n </w:t>
      </w:r>
      <w:proofErr w:type="spellStart"/>
      <w:r>
        <w:rPr>
          <w:lang w:val="fi-FI"/>
        </w:rPr>
        <w:t>yliekspressio</w:t>
      </w:r>
      <w:proofErr w:type="spellEnd"/>
      <w:r>
        <w:rPr>
          <w:lang w:val="fi-FI"/>
        </w:rPr>
        <w:t xml:space="preserve"> johtaa </w:t>
      </w:r>
      <w:r w:rsidRPr="0097380A">
        <w:rPr>
          <w:i/>
          <w:lang w:val="fi-FI"/>
        </w:rPr>
        <w:t>RON</w:t>
      </w:r>
      <w:r>
        <w:rPr>
          <w:lang w:val="fi-FI"/>
        </w:rPr>
        <w:t xml:space="preserve">-geenin </w:t>
      </w:r>
      <w:proofErr w:type="spellStart"/>
      <w:r>
        <w:rPr>
          <w:lang w:val="fi-FI"/>
        </w:rPr>
        <w:t>eksonin</w:t>
      </w:r>
      <w:proofErr w:type="spellEnd"/>
      <w:r>
        <w:rPr>
          <w:lang w:val="fi-FI"/>
        </w:rPr>
        <w:t xml:space="preserve"> 11 poistamiseen. </w:t>
      </w:r>
      <w:r w:rsidRPr="0097380A">
        <w:rPr>
          <w:i/>
          <w:lang w:val="fi-FI"/>
        </w:rPr>
        <w:t>RON</w:t>
      </w:r>
      <w:r>
        <w:rPr>
          <w:i/>
          <w:lang w:val="fi-FI"/>
        </w:rPr>
        <w:t xml:space="preserve"> </w:t>
      </w:r>
      <w:r>
        <w:rPr>
          <w:lang w:val="fi-FI"/>
        </w:rPr>
        <w:t xml:space="preserve">koodaa </w:t>
      </w:r>
      <w:proofErr w:type="spellStart"/>
      <w:r>
        <w:rPr>
          <w:lang w:val="fi-FI"/>
        </w:rPr>
        <w:t>tyrosiinikinaasireseptoria</w:t>
      </w:r>
      <w:proofErr w:type="spellEnd"/>
      <w:r>
        <w:rPr>
          <w:lang w:val="fi-FI"/>
        </w:rPr>
        <w:t xml:space="preserve">, joka normaalitilassa osallistuu solun liikkuvuuden säätelyyn. </w:t>
      </w:r>
      <w:r w:rsidRPr="00007D48">
        <w:rPr>
          <w:lang w:val="fi-FI"/>
        </w:rPr>
        <w:t>ΔRON</w:t>
      </w:r>
      <w:r>
        <w:rPr>
          <w:lang w:val="fi-FI"/>
        </w:rPr>
        <w:t xml:space="preserve">-silmukointimuoto, josta </w:t>
      </w:r>
      <w:proofErr w:type="spellStart"/>
      <w:r>
        <w:rPr>
          <w:lang w:val="fi-FI"/>
        </w:rPr>
        <w:t>eksoni</w:t>
      </w:r>
      <w:proofErr w:type="spellEnd"/>
      <w:r>
        <w:rPr>
          <w:lang w:val="fi-FI"/>
        </w:rPr>
        <w:t xml:space="preserve"> 11 puuttuu, on aktiivinen myös ilman ligandia, jolloin mutaatio vaikuttaa syövän liikkuvuuteen </w:t>
      </w:r>
      <w:r>
        <w:rPr>
          <w:lang w:val="fi-FI"/>
        </w:rPr>
        <w:fldChar w:fldCharType="begin" w:fldLock="1"/>
      </w:r>
      <w:r w:rsidR="00FB7E84">
        <w:rPr>
          <w:lang w:val="fi-FI"/>
        </w:rPr>
        <w:instrText>ADDIN CSL_CITATION {"citationItems":[{"id":"ITEM-1","itemData":{"DOI":"10.1158/2159-8290.CD-13-0253","ISSN":"2159-8290","abstract":"Alternative splicing of mRNA precursors enables one gene to produce multiple protein isoforms with differing functions. Under normal conditions, this mechanism is tightly regulated in order for the human genome to generate proteomic diversity sufficient for the functional requirements of complex tissues. When deregulated, however, cancer cells take advantage of this mechanism to produce aberrant proteins with added, deleted, or altered functional domains that contribute to tumorigenesis. Here, we discuss aspects of alternative splicing misregulation in cancer, focusing on splicing events affected by deregulation of regulatory splicing factors and also recent studies identifying mutated components of the splicing machinery. SIGNIFICANCE: An increasing body of evidence indicates that aberrant splicing of mRNA precursors leads to production of aberrant proteins that contribute to tumorigenesis. Recent studies show that alterations in cellular concentrations of regulatory splicing factors and mutations in components of the core splicing machinery provide major mechanisms of misregulation of mRNA splicing in cancer. A better understanding of this misregulation will potentially reveal a group of novel drug targets for therapeutic intervention.","author":[{"dropping-particle":"","family":"Zhang","given":"Jian","non-dropping-particle":"","parse-names":false,"suffix":""},{"dropping-particle":"","family":"Manley","given":"James L","non-dropping-particle":"","parse-names":false,"suffix":""}],"container-title":"Cancer discovery","edition":"2013/10/21","id":"ITEM-1","issue":"11","issued":{"date-parts":[["2013","11"]]},"page":"1228-1237","title":"Misregulation of pre-mRNA alternative splicing in cancer","type":"article-journal","volume":"3"},"uris":["http://www.mendeley.com/documents/?uuid=223223a0-4adf-45e7-8165-19270dd22384"]}],"mendeley":{"formattedCitation":"(&lt;span style=\"baseline\"&gt;Zhang ja Manley&lt;/span&gt;, 2013)","plainTextFormattedCitation":"(Zhang ja Manley, 2013)","previouslyFormattedCitation":"(&lt;span style=\"baseline\"&gt;Zhang ja Manley&lt;/span&gt;, 2013)"},"properties":{"noteIndex":0},"schema":"https://github.com/citation-style-language/schema/raw/master/csl-citation.json"}</w:instrText>
      </w:r>
      <w:r>
        <w:rPr>
          <w:lang w:val="fi-FI"/>
        </w:rPr>
        <w:fldChar w:fldCharType="separate"/>
      </w:r>
      <w:r w:rsidRPr="00250081">
        <w:rPr>
          <w:noProof/>
          <w:lang w:val="fi-FI"/>
        </w:rPr>
        <w:t>(Zhang ja Manley, 2013)</w:t>
      </w:r>
      <w:r>
        <w:rPr>
          <w:lang w:val="fi-FI"/>
        </w:rPr>
        <w:fldChar w:fldCharType="end"/>
      </w:r>
      <w:r>
        <w:rPr>
          <w:lang w:val="fi-FI"/>
        </w:rPr>
        <w:t>.</w:t>
      </w:r>
    </w:p>
    <w:p w14:paraId="2C1E7591" w14:textId="77777777" w:rsidR="00250081" w:rsidRPr="00250081" w:rsidRDefault="00250081" w:rsidP="00250081">
      <w:pPr>
        <w:divId w:val="1791391697"/>
        <w:rPr>
          <w:color w:val="000000"/>
          <w:shd w:val="clear" w:color="auto" w:fill="FFFFFF"/>
          <w:lang w:val="fi-FI"/>
        </w:rPr>
      </w:pPr>
      <w:r>
        <w:rPr>
          <w:rFonts w:cs="Times New Roman"/>
          <w:szCs w:val="24"/>
          <w:lang w:val="fi-FI"/>
        </w:rPr>
        <w:tab/>
        <w:t xml:space="preserve">Myös keskeisissä silmukointikoneistoa säätelevissä tekijöissä voi olla mutaatioita. Syövissä useimmin mutatoituneet silmukointitekijät </w:t>
      </w:r>
      <w:r w:rsidRPr="00F95E76">
        <w:rPr>
          <w:color w:val="000000"/>
          <w:shd w:val="clear" w:color="auto" w:fill="FFFFFF"/>
          <w:lang w:val="fi-FI"/>
        </w:rPr>
        <w:t xml:space="preserve">SF3B1, U2AF1, SRSF2 ja ZRSR2 osallistuvat </w:t>
      </w:r>
      <w:proofErr w:type="spellStart"/>
      <w:r w:rsidRPr="00F95E76">
        <w:rPr>
          <w:color w:val="000000"/>
          <w:shd w:val="clear" w:color="auto" w:fill="FFFFFF"/>
          <w:lang w:val="fi-FI"/>
        </w:rPr>
        <w:t>intronin</w:t>
      </w:r>
      <w:proofErr w:type="spellEnd"/>
      <w:r w:rsidRPr="00F95E76">
        <w:rPr>
          <w:color w:val="000000"/>
          <w:shd w:val="clear" w:color="auto" w:fill="FFFFFF"/>
          <w:lang w:val="fi-FI"/>
        </w:rPr>
        <w:t xml:space="preserve"> 3’</w:t>
      </w:r>
      <w:r>
        <w:rPr>
          <w:color w:val="000000"/>
          <w:shd w:val="clear" w:color="auto" w:fill="FFFFFF"/>
          <w:lang w:val="fi-FI"/>
        </w:rPr>
        <w:t xml:space="preserve">-päissä silmukointikohdan tunnistamiseen. Mutaatiot näissä tekijöissä johtavat usein </w:t>
      </w:r>
      <w:proofErr w:type="spellStart"/>
      <w:r>
        <w:rPr>
          <w:color w:val="000000"/>
          <w:shd w:val="clear" w:color="auto" w:fill="FFFFFF"/>
          <w:lang w:val="fi-FI"/>
        </w:rPr>
        <w:t>intronin</w:t>
      </w:r>
      <w:proofErr w:type="spellEnd"/>
      <w:r>
        <w:rPr>
          <w:color w:val="000000"/>
          <w:shd w:val="clear" w:color="auto" w:fill="FFFFFF"/>
          <w:lang w:val="fi-FI"/>
        </w:rPr>
        <w:t xml:space="preserve"> 3’-pään tunnistuksen virheisiin, jolloin </w:t>
      </w:r>
      <w:proofErr w:type="spellStart"/>
      <w:r>
        <w:rPr>
          <w:color w:val="000000"/>
          <w:shd w:val="clear" w:color="auto" w:fill="FFFFFF"/>
          <w:lang w:val="fi-FI"/>
        </w:rPr>
        <w:t>introneita</w:t>
      </w:r>
      <w:proofErr w:type="spellEnd"/>
      <w:r>
        <w:rPr>
          <w:color w:val="000000"/>
          <w:shd w:val="clear" w:color="auto" w:fill="FFFFFF"/>
          <w:lang w:val="fi-FI"/>
        </w:rPr>
        <w:t xml:space="preserve"> jää lopullisiin </w:t>
      </w:r>
      <w:proofErr w:type="spellStart"/>
      <w:r>
        <w:rPr>
          <w:color w:val="000000"/>
          <w:shd w:val="clear" w:color="auto" w:fill="FFFFFF"/>
          <w:lang w:val="fi-FI"/>
        </w:rPr>
        <w:t>transkripteihin</w:t>
      </w:r>
      <w:proofErr w:type="spellEnd"/>
      <w:r>
        <w:rPr>
          <w:color w:val="000000"/>
          <w:shd w:val="clear" w:color="auto" w:fill="FFFFFF"/>
          <w:lang w:val="fi-FI"/>
        </w:rPr>
        <w:t xml:space="preserve">. </w:t>
      </w:r>
      <w:proofErr w:type="spellStart"/>
      <w:r>
        <w:rPr>
          <w:color w:val="000000"/>
          <w:shd w:val="clear" w:color="auto" w:fill="FFFFFF"/>
          <w:lang w:val="fi-FI"/>
        </w:rPr>
        <w:t>Introneissa</w:t>
      </w:r>
      <w:proofErr w:type="spellEnd"/>
      <w:r>
        <w:rPr>
          <w:color w:val="000000"/>
          <w:shd w:val="clear" w:color="auto" w:fill="FFFFFF"/>
          <w:lang w:val="fi-FI"/>
        </w:rPr>
        <w:t xml:space="preserve"> on usein stop-</w:t>
      </w:r>
      <w:proofErr w:type="spellStart"/>
      <w:r>
        <w:rPr>
          <w:color w:val="000000"/>
          <w:shd w:val="clear" w:color="auto" w:fill="FFFFFF"/>
          <w:lang w:val="fi-FI"/>
        </w:rPr>
        <w:t>kodoneita</w:t>
      </w:r>
      <w:proofErr w:type="spellEnd"/>
      <w:r>
        <w:rPr>
          <w:color w:val="000000"/>
          <w:shd w:val="clear" w:color="auto" w:fill="FFFFFF"/>
          <w:lang w:val="fi-FI"/>
        </w:rPr>
        <w:t xml:space="preserve">, jotka aiheuttavat </w:t>
      </w:r>
      <w:proofErr w:type="spellStart"/>
      <w:r>
        <w:rPr>
          <w:color w:val="000000"/>
          <w:shd w:val="clear" w:color="auto" w:fill="FFFFFF"/>
          <w:lang w:val="fi-FI"/>
        </w:rPr>
        <w:t>nonsense</w:t>
      </w:r>
      <w:proofErr w:type="spellEnd"/>
      <w:r>
        <w:rPr>
          <w:color w:val="000000"/>
          <w:shd w:val="clear" w:color="auto" w:fill="FFFFFF"/>
          <w:lang w:val="fi-FI"/>
        </w:rPr>
        <w:t xml:space="preserve">-välitteistä lähetti-RNA:n hajottamista tai lukukehyksen muutoksia. </w:t>
      </w:r>
      <w:r>
        <w:rPr>
          <w:color w:val="000000"/>
          <w:shd w:val="clear" w:color="auto" w:fill="FFFFFF"/>
          <w:lang w:val="fi-FI"/>
        </w:rPr>
        <w:fldChar w:fldCharType="begin" w:fldLock="1"/>
      </w:r>
      <w:r w:rsidR="00FB7E84">
        <w:rPr>
          <w:color w:val="000000"/>
          <w:shd w:val="clear" w:color="auto" w:fill="FFFFFF"/>
          <w:lang w:val="fi-FI"/>
        </w:rPr>
        <w:instrText>ADDIN CSL_CITATION {"citationItems":[{"id":"ITEM-1","itemData":{"DOI":"10.1158/2159-8290.CD-13-0253","ISSN":"2159-8290","abstract":"Alternative splicing of mRNA precursors enables one gene to produce multiple protein isoforms with differing functions. Under normal conditions, this mechanism is tightly regulated in order for the human genome to generate proteomic diversity sufficient for the functional requirements of complex tissues. When deregulated, however, cancer cells take advantage of this mechanism to produce aberrant proteins with added, deleted, or altered functional domains that contribute to tumorigenesis. Here, we discuss aspects of alternative splicing misregulation in cancer, focusing on splicing events affected by deregulation of regulatory splicing factors and also recent studies identifying mutated components of the splicing machinery. SIGNIFICANCE: An increasing body of evidence indicates that aberrant splicing of mRNA precursors leads to production of aberrant proteins that contribute to tumorigenesis. Recent studies show that alterations in cellular concentrations of regulatory splicing factors and mutations in components of the core splicing machinery provide major mechanisms of misregulation of mRNA splicing in cancer. A better understanding of this misregulation will potentially reveal a group of novel drug targets for therapeutic intervention.","author":[{"dropping-particle":"","family":"Zhang","given":"Jian","non-dropping-particle":"","parse-names":false,"suffix":""},{"dropping-particle":"","family":"Manley","given":"James L","non-dropping-particle":"","parse-names":false,"suffix":""}],"container-title":"Cancer discovery","edition":"2013/10/21","id":"ITEM-1","issue":"11","issued":{"date-parts":[["2013","11"]]},"page":"1228-1237","title":"Misregulation of pre-mRNA alternative splicing in cancer","type":"article-journal","volume":"3"},"uris":["http://www.mendeley.com/documents/?uuid=223223a0-4adf-45e7-8165-19270dd22384"]}],"mendeley":{"formattedCitation":"(&lt;span style=\"baseline\"&gt;Zhang ja Manley&lt;/span&gt;, 2013)","plainTextFormattedCitation":"(Zhang ja Manley, 2013)","previouslyFormattedCitation":"(&lt;span style=\"baseline\"&gt;Zhang ja Manley&lt;/span&gt;, 2013)"},"properties":{"noteIndex":0},"schema":"https://github.com/citation-style-language/schema/raw/master/csl-citation.json"}</w:instrText>
      </w:r>
      <w:r>
        <w:rPr>
          <w:color w:val="000000"/>
          <w:shd w:val="clear" w:color="auto" w:fill="FFFFFF"/>
          <w:lang w:val="fi-FI"/>
        </w:rPr>
        <w:fldChar w:fldCharType="separate"/>
      </w:r>
      <w:r w:rsidRPr="00250081">
        <w:rPr>
          <w:noProof/>
          <w:color w:val="000000"/>
          <w:shd w:val="clear" w:color="auto" w:fill="FFFFFF"/>
          <w:lang w:val="fi-FI"/>
        </w:rPr>
        <w:t>(Zhang ja Manley, 2013)</w:t>
      </w:r>
      <w:r>
        <w:rPr>
          <w:color w:val="000000"/>
          <w:shd w:val="clear" w:color="auto" w:fill="FFFFFF"/>
          <w:lang w:val="fi-FI"/>
        </w:rPr>
        <w:fldChar w:fldCharType="end"/>
      </w:r>
      <w:r>
        <w:rPr>
          <w:color w:val="000000"/>
          <w:shd w:val="clear" w:color="auto" w:fill="FFFFFF"/>
          <w:lang w:val="fi-FI"/>
        </w:rPr>
        <w:t>.</w:t>
      </w:r>
    </w:p>
    <w:p w14:paraId="27910B8D" w14:textId="5612987E" w:rsidR="002A6FC7" w:rsidRDefault="00EB3A05" w:rsidP="002A6FC7">
      <w:pPr>
        <w:pStyle w:val="Heading1"/>
        <w:divId w:val="1791391697"/>
        <w:rPr>
          <w:lang w:val="fi-FI"/>
        </w:rPr>
      </w:pPr>
      <w:bookmarkStart w:id="70" w:name="_Toc532590963"/>
      <w:bookmarkStart w:id="71" w:name="_Toc532849143"/>
      <w:r>
        <w:rPr>
          <w:lang w:val="fi-FI"/>
        </w:rPr>
        <w:lastRenderedPageBreak/>
        <w:t>8</w:t>
      </w:r>
      <w:r w:rsidR="002A6FC7">
        <w:rPr>
          <w:lang w:val="fi-FI"/>
        </w:rPr>
        <w:t xml:space="preserve">. </w:t>
      </w:r>
      <w:bookmarkEnd w:id="70"/>
      <w:r w:rsidR="00B53064">
        <w:rPr>
          <w:lang w:val="fi-FI"/>
        </w:rPr>
        <w:t>Hoitomuodot</w:t>
      </w:r>
      <w:bookmarkEnd w:id="71"/>
    </w:p>
    <w:p w14:paraId="0274EBD4" w14:textId="63CB4DDC" w:rsidR="002A6FC7" w:rsidRDefault="00EB3A05" w:rsidP="00D411E6">
      <w:pPr>
        <w:pStyle w:val="Heading2"/>
        <w:divId w:val="1791391697"/>
        <w:rPr>
          <w:lang w:val="fi-FI"/>
        </w:rPr>
      </w:pPr>
      <w:bookmarkStart w:id="72" w:name="_Toc532590964"/>
      <w:bookmarkStart w:id="73" w:name="_Toc532849144"/>
      <w:r>
        <w:rPr>
          <w:lang w:val="fi-FI"/>
        </w:rPr>
        <w:t>8</w:t>
      </w:r>
      <w:r w:rsidR="00D411E6">
        <w:rPr>
          <w:lang w:val="fi-FI"/>
        </w:rPr>
        <w:t xml:space="preserve">.1 </w:t>
      </w:r>
      <w:proofErr w:type="spellStart"/>
      <w:r w:rsidR="00B007A4">
        <w:rPr>
          <w:lang w:val="fi-FI"/>
        </w:rPr>
        <w:t>Antisense-oligonukleotidit</w:t>
      </w:r>
      <w:bookmarkEnd w:id="72"/>
      <w:bookmarkEnd w:id="73"/>
      <w:proofErr w:type="spellEnd"/>
    </w:p>
    <w:p w14:paraId="5A87E20E" w14:textId="77777777" w:rsidR="00B007A4" w:rsidRDefault="00393D43" w:rsidP="00B007A4">
      <w:pPr>
        <w:divId w:val="1791391697"/>
        <w:rPr>
          <w:lang w:val="fi-FI"/>
        </w:rPr>
      </w:pPr>
      <w:proofErr w:type="spellStart"/>
      <w:r>
        <w:rPr>
          <w:lang w:val="fi-FI"/>
        </w:rPr>
        <w:t>Antisense-oligonukleotidit</w:t>
      </w:r>
      <w:proofErr w:type="spellEnd"/>
      <w:r>
        <w:rPr>
          <w:lang w:val="fi-FI"/>
        </w:rPr>
        <w:t xml:space="preserve"> ovat </w:t>
      </w:r>
      <w:r w:rsidR="00C82F6A">
        <w:rPr>
          <w:lang w:val="fi-FI"/>
        </w:rPr>
        <w:t>lyhyitä</w:t>
      </w:r>
      <w:r w:rsidR="00075659">
        <w:rPr>
          <w:lang w:val="fi-FI"/>
        </w:rPr>
        <w:t xml:space="preserve"> synteettisiä</w:t>
      </w:r>
      <w:r w:rsidR="00C82F6A">
        <w:rPr>
          <w:lang w:val="fi-FI"/>
        </w:rPr>
        <w:t xml:space="preserve"> </w:t>
      </w:r>
      <w:r w:rsidR="00075659">
        <w:rPr>
          <w:lang w:val="fi-FI"/>
        </w:rPr>
        <w:t>DNA- tai RNA-molekyylejä</w:t>
      </w:r>
      <w:r w:rsidR="004405DA">
        <w:rPr>
          <w:lang w:val="fi-FI"/>
        </w:rPr>
        <w:t>, jotka vaikuttavat niille komplementaarisiin</w:t>
      </w:r>
      <w:r w:rsidR="00075659">
        <w:rPr>
          <w:lang w:val="fi-FI"/>
        </w:rPr>
        <w:t xml:space="preserve"> DNA- tai RNA-jaksoihin</w:t>
      </w:r>
      <w:r w:rsidR="004405DA">
        <w:rPr>
          <w:lang w:val="fi-FI"/>
        </w:rPr>
        <w:t xml:space="preserve">. </w:t>
      </w:r>
      <w:proofErr w:type="spellStart"/>
      <w:r w:rsidR="004405DA">
        <w:rPr>
          <w:lang w:val="fi-FI"/>
        </w:rPr>
        <w:t>Antisense-oligonukleotidejä</w:t>
      </w:r>
      <w:proofErr w:type="spellEnd"/>
      <w:r w:rsidR="004405DA">
        <w:rPr>
          <w:lang w:val="fi-FI"/>
        </w:rPr>
        <w:t xml:space="preserve"> käytetään silmukointivirheistä johtuvien sairauksien hoitoon, sillä ne voivat kiinnittyä 5’- </w:t>
      </w:r>
      <w:r w:rsidR="00FC01B8">
        <w:rPr>
          <w:lang w:val="fi-FI"/>
        </w:rPr>
        <w:t>ja</w:t>
      </w:r>
      <w:r w:rsidR="004405DA">
        <w:rPr>
          <w:lang w:val="fi-FI"/>
        </w:rPr>
        <w:t xml:space="preserve"> 3’-silmukointikohtiin</w:t>
      </w:r>
      <w:r w:rsidR="00FC01B8">
        <w:rPr>
          <w:lang w:val="fi-FI"/>
        </w:rPr>
        <w:t xml:space="preserve"> ja estää silmukointi kyseisestä kohdasta</w:t>
      </w:r>
      <w:r w:rsidR="004405DA">
        <w:rPr>
          <w:lang w:val="fi-FI"/>
        </w:rPr>
        <w:t xml:space="preserve">, tai ne voivat kiinnittyä silmukoinnin hiljentäjä- tai tehostajajaksoihin ja estää silmukoinnin säätelijöiden kiinnittymisen RNA:han. </w:t>
      </w:r>
      <w:proofErr w:type="spellStart"/>
      <w:r w:rsidR="009F752A">
        <w:rPr>
          <w:lang w:val="fi-FI"/>
        </w:rPr>
        <w:t>Antisense-oligonukleotidej</w:t>
      </w:r>
      <w:r w:rsidR="009D140A">
        <w:rPr>
          <w:lang w:val="fi-FI"/>
        </w:rPr>
        <w:t>a</w:t>
      </w:r>
      <w:proofErr w:type="spellEnd"/>
      <w:r w:rsidR="009F752A">
        <w:rPr>
          <w:lang w:val="fi-FI"/>
        </w:rPr>
        <w:t xml:space="preserve"> voi</w:t>
      </w:r>
      <w:r w:rsidR="009D140A">
        <w:rPr>
          <w:lang w:val="fi-FI"/>
        </w:rPr>
        <w:t xml:space="preserve"> käyttää myös edistämään </w:t>
      </w:r>
      <w:r w:rsidR="004C1845">
        <w:rPr>
          <w:lang w:val="fi-FI"/>
        </w:rPr>
        <w:t xml:space="preserve">RNA:n </w:t>
      </w:r>
      <w:proofErr w:type="spellStart"/>
      <w:r w:rsidR="00D7560E">
        <w:rPr>
          <w:lang w:val="fi-FI"/>
        </w:rPr>
        <w:t>ribonukleaasi</w:t>
      </w:r>
      <w:proofErr w:type="spellEnd"/>
      <w:r w:rsidR="00D7560E">
        <w:rPr>
          <w:lang w:val="fi-FI"/>
        </w:rPr>
        <w:t xml:space="preserve"> H -välitteistä hajottamista</w:t>
      </w:r>
      <w:r w:rsidR="004C1845">
        <w:rPr>
          <w:lang w:val="fi-FI"/>
        </w:rPr>
        <w:t xml:space="preserve"> tai estämään haitallisia interaktioita proteiinien ja patogeenisen RNA:n välillä</w:t>
      </w:r>
      <w:r w:rsidR="00EB0D85">
        <w:rPr>
          <w:lang w:val="fi-FI"/>
        </w:rPr>
        <w:t xml:space="preserve"> </w:t>
      </w:r>
      <w:r w:rsidR="00EB0D85">
        <w:rPr>
          <w:lang w:val="fi-FI"/>
        </w:rPr>
        <w:fldChar w:fldCharType="begin" w:fldLock="1"/>
      </w:r>
      <w:r w:rsidR="00561B4A">
        <w:rPr>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EB0D85">
        <w:rPr>
          <w:lang w:val="fi-FI"/>
        </w:rPr>
        <w:fldChar w:fldCharType="separate"/>
      </w:r>
      <w:r w:rsidR="00EB0D85" w:rsidRPr="00EB0D85">
        <w:rPr>
          <w:noProof/>
          <w:lang w:val="fi-FI"/>
        </w:rPr>
        <w:t>(Ward ja Cooper, 2010)</w:t>
      </w:r>
      <w:r w:rsidR="00EB0D85">
        <w:rPr>
          <w:lang w:val="fi-FI"/>
        </w:rPr>
        <w:fldChar w:fldCharType="end"/>
      </w:r>
      <w:r w:rsidR="004C1845">
        <w:rPr>
          <w:lang w:val="fi-FI"/>
        </w:rPr>
        <w:t>.</w:t>
      </w:r>
      <w:r w:rsidR="00371F76">
        <w:rPr>
          <w:lang w:val="fi-FI"/>
        </w:rPr>
        <w:t xml:space="preserve"> </w:t>
      </w:r>
      <w:proofErr w:type="spellStart"/>
      <w:r w:rsidR="00C2219C">
        <w:rPr>
          <w:lang w:val="fi-FI"/>
        </w:rPr>
        <w:t>O</w:t>
      </w:r>
      <w:r w:rsidR="00371F76">
        <w:rPr>
          <w:lang w:val="fi-FI"/>
        </w:rPr>
        <w:t>ligonukleotidit</w:t>
      </w:r>
      <w:proofErr w:type="spellEnd"/>
      <w:r w:rsidR="00371F76">
        <w:rPr>
          <w:lang w:val="fi-FI"/>
        </w:rPr>
        <w:t xml:space="preserve"> suunnitellaan itsessään välttämään </w:t>
      </w:r>
      <w:proofErr w:type="spellStart"/>
      <w:r w:rsidR="00371F76">
        <w:rPr>
          <w:lang w:val="fi-FI"/>
        </w:rPr>
        <w:t>RNaasi</w:t>
      </w:r>
      <w:proofErr w:type="spellEnd"/>
      <w:r w:rsidR="00371F76">
        <w:rPr>
          <w:lang w:val="fi-FI"/>
        </w:rPr>
        <w:t xml:space="preserve"> H -välitteistä hajottamista, jonka takia niiden sokeri-fosfaattirankaa muokataan. Näitä muokkauksia ovat esimerkiksi 2’-0-metyylitioaatti, nukleiinihappolukot eli ylimääräinen hiili 2’-hapen ja 4’-hiilen välillä </w:t>
      </w:r>
      <w:proofErr w:type="spellStart"/>
      <w:r w:rsidR="00371F76">
        <w:rPr>
          <w:lang w:val="fi-FI"/>
        </w:rPr>
        <w:t>riboosiosassa</w:t>
      </w:r>
      <w:proofErr w:type="spellEnd"/>
      <w:r w:rsidR="00371F76">
        <w:rPr>
          <w:lang w:val="fi-FI"/>
        </w:rPr>
        <w:t xml:space="preserve">, peptidinukleiinihappo eli </w:t>
      </w:r>
      <w:proofErr w:type="spellStart"/>
      <w:r w:rsidR="00371F76">
        <w:rPr>
          <w:lang w:val="fi-FI"/>
        </w:rPr>
        <w:t>riboosin</w:t>
      </w:r>
      <w:proofErr w:type="spellEnd"/>
      <w:r w:rsidR="00371F76">
        <w:rPr>
          <w:lang w:val="fi-FI"/>
        </w:rPr>
        <w:t xml:space="preserve"> korvaus </w:t>
      </w:r>
      <w:proofErr w:type="spellStart"/>
      <w:r w:rsidR="00371F76">
        <w:rPr>
          <w:lang w:val="fi-FI"/>
        </w:rPr>
        <w:t>morfoliinirenkaalla</w:t>
      </w:r>
      <w:proofErr w:type="spellEnd"/>
      <w:r w:rsidR="00371F76">
        <w:rPr>
          <w:lang w:val="fi-FI"/>
        </w:rPr>
        <w:t xml:space="preserve"> ja </w:t>
      </w:r>
      <w:proofErr w:type="spellStart"/>
      <w:r w:rsidR="00371F76">
        <w:rPr>
          <w:lang w:val="fi-FI"/>
        </w:rPr>
        <w:t>fosfodiesterisidoksen</w:t>
      </w:r>
      <w:proofErr w:type="spellEnd"/>
      <w:r w:rsidR="00371F76">
        <w:rPr>
          <w:lang w:val="fi-FI"/>
        </w:rPr>
        <w:t xml:space="preserve"> korvaaminen </w:t>
      </w:r>
      <w:proofErr w:type="spellStart"/>
      <w:r w:rsidR="00371F76">
        <w:rPr>
          <w:lang w:val="fi-FI"/>
        </w:rPr>
        <w:t>fosfodiamidaattisidoksella</w:t>
      </w:r>
      <w:proofErr w:type="spellEnd"/>
      <w:r w:rsidR="00371F76">
        <w:rPr>
          <w:lang w:val="fi-FI"/>
        </w:rPr>
        <w:t xml:space="preserve"> ja koko sokeri-fosfaattirangan korvaaminen toistuvalla </w:t>
      </w:r>
      <w:proofErr w:type="spellStart"/>
      <w:r w:rsidR="00371F76">
        <w:rPr>
          <w:lang w:val="fi-FI"/>
        </w:rPr>
        <w:t>aminoetyyliglysiinirangalla</w:t>
      </w:r>
      <w:proofErr w:type="spellEnd"/>
      <w:r w:rsidR="00371F76">
        <w:rPr>
          <w:lang w:val="fi-FI"/>
        </w:rPr>
        <w:t xml:space="preserve"> ja asetyylillä, johon emäkset kiinnittyvät </w:t>
      </w:r>
      <w:r w:rsidR="00371F76">
        <w:rPr>
          <w:lang w:val="fi-FI"/>
        </w:rPr>
        <w:fldChar w:fldCharType="begin" w:fldLock="1"/>
      </w:r>
      <w:r w:rsidR="00073054">
        <w:rPr>
          <w:lang w:val="fi-FI"/>
        </w:rPr>
        <w:instrText>ADDIN CSL_CITATION {"citationItems":[{"id":"ITEM-1","itemData":{"DOI":"10.1093/bfgp/elr020 [doi]","author":[{"dropping-particle":"","family":"Douglas","given":"Andrew G. L.","non-dropping-particle":"","parse-names":false,"suffix":""},{"dropping-particle":"","family":"Wood","given":"Matthew J. A.","non-dropping-particle":"","parse-names":false,"suffix":""}],"container-title":"Briefings in Functional Genomics","id":"ITEM-1","issue":"3","issued":{"date-parts":[["2011"]]},"note":"SO: Briefings in Functional Genomics May 1, 2011 10(3):151","page":"151-164","title":"RNA splicing: disease and therapy","type":"article-journal","volume":"10"},"uris":["http://www.mendeley.com/documents/?uuid=2add72dc-f949-4df4-9c98-6479fd984b0e"]}],"mendeley":{"formattedCitation":"(&lt;span style=\"baseline\"&gt;Douglas ja Wood&lt;/span&gt;, 2011)","plainTextFormattedCitation":"(Douglas ja Wood, 2011)","previouslyFormattedCitation":"(&lt;span style=\"baseline\"&gt;Douglas ja Wood&lt;/span&gt;, 2011)"},"properties":{"noteIndex":0},"schema":"https://github.com/citation-style-language/schema/raw/master/csl-citation.json"}</w:instrText>
      </w:r>
      <w:r w:rsidR="00371F76">
        <w:rPr>
          <w:lang w:val="fi-FI"/>
        </w:rPr>
        <w:fldChar w:fldCharType="separate"/>
      </w:r>
      <w:r w:rsidR="00371F76" w:rsidRPr="00371F76">
        <w:rPr>
          <w:noProof/>
          <w:lang w:val="fi-FI"/>
        </w:rPr>
        <w:t>(Douglas ja Wood, 2011)</w:t>
      </w:r>
      <w:r w:rsidR="00371F76">
        <w:rPr>
          <w:lang w:val="fi-FI"/>
        </w:rPr>
        <w:fldChar w:fldCharType="end"/>
      </w:r>
      <w:r w:rsidR="00371F76">
        <w:rPr>
          <w:lang w:val="fi-FI"/>
        </w:rPr>
        <w:t>.</w:t>
      </w:r>
    </w:p>
    <w:p w14:paraId="29F81C37" w14:textId="77777777" w:rsidR="00561B4A" w:rsidRDefault="00130854" w:rsidP="00B007A4">
      <w:pPr>
        <w:divId w:val="1791391697"/>
        <w:rPr>
          <w:lang w:val="fi-FI"/>
        </w:rPr>
      </w:pPr>
      <w:r>
        <w:rPr>
          <w:lang w:val="fi-FI"/>
        </w:rPr>
        <w:lastRenderedPageBreak/>
        <w:tab/>
        <w:t xml:space="preserve">Spinaalisen lihasatrofian hoitoon on kehitetty </w:t>
      </w:r>
      <w:proofErr w:type="spellStart"/>
      <w:r>
        <w:rPr>
          <w:lang w:val="fi-FI"/>
        </w:rPr>
        <w:t>antisense-oligonukleotidilääke</w:t>
      </w:r>
      <w:proofErr w:type="spellEnd"/>
      <w:r w:rsidR="008902C4">
        <w:rPr>
          <w:lang w:val="fi-FI"/>
        </w:rPr>
        <w:t xml:space="preserve"> </w:t>
      </w:r>
      <w:proofErr w:type="spellStart"/>
      <w:r w:rsidR="008902C4">
        <w:rPr>
          <w:lang w:val="fi-FI"/>
        </w:rPr>
        <w:t>nusinerseeni</w:t>
      </w:r>
      <w:proofErr w:type="spellEnd"/>
      <w:r w:rsidR="008902C4">
        <w:rPr>
          <w:lang w:val="fi-FI"/>
        </w:rPr>
        <w:t xml:space="preserve">, joka on hyväksytty Euroopan unionissa myyntiin kesäkuussa 2017. </w:t>
      </w:r>
      <w:proofErr w:type="spellStart"/>
      <w:r w:rsidR="008902C4">
        <w:rPr>
          <w:lang w:val="fi-FI"/>
        </w:rPr>
        <w:t>Nusinerseeni</w:t>
      </w:r>
      <w:proofErr w:type="spellEnd"/>
      <w:r w:rsidR="008902C4">
        <w:rPr>
          <w:lang w:val="fi-FI"/>
        </w:rPr>
        <w:t xml:space="preserve"> on </w:t>
      </w:r>
      <w:proofErr w:type="spellStart"/>
      <w:r w:rsidR="008902C4">
        <w:rPr>
          <w:lang w:val="fi-FI"/>
        </w:rPr>
        <w:t>antisense-oligonukleotidi</w:t>
      </w:r>
      <w:proofErr w:type="spellEnd"/>
      <w:r w:rsidR="008902C4">
        <w:rPr>
          <w:lang w:val="fi-FI"/>
        </w:rPr>
        <w:t xml:space="preserve">, joka kiinnittyy </w:t>
      </w:r>
      <w:r w:rsidR="008902C4" w:rsidRPr="008902C4">
        <w:rPr>
          <w:i/>
          <w:lang w:val="fi-FI"/>
        </w:rPr>
        <w:t>SMN2</w:t>
      </w:r>
      <w:r w:rsidR="008902C4">
        <w:rPr>
          <w:lang w:val="fi-FI"/>
        </w:rPr>
        <w:t xml:space="preserve">-geenin </w:t>
      </w:r>
      <w:r w:rsidR="00B675C9">
        <w:rPr>
          <w:lang w:val="fi-FI"/>
        </w:rPr>
        <w:t>introniin</w:t>
      </w:r>
      <w:r w:rsidR="008902C4">
        <w:rPr>
          <w:lang w:val="fi-FI"/>
        </w:rPr>
        <w:t xml:space="preserve"> 7 ja inhiboi </w:t>
      </w:r>
      <w:proofErr w:type="spellStart"/>
      <w:r w:rsidR="008902C4">
        <w:rPr>
          <w:lang w:val="fi-FI"/>
        </w:rPr>
        <w:t>intronista</w:t>
      </w:r>
      <w:proofErr w:type="spellEnd"/>
      <w:r w:rsidR="008902C4">
        <w:rPr>
          <w:lang w:val="fi-FI"/>
        </w:rPr>
        <w:t xml:space="preserve"> </w:t>
      </w:r>
      <w:r w:rsidR="00B675C9">
        <w:rPr>
          <w:lang w:val="fi-FI"/>
        </w:rPr>
        <w:t xml:space="preserve">silmukoinnin hiljentäjäjaksoa. Hiljentäjäjakson inhiboiminen johtaa </w:t>
      </w:r>
      <w:proofErr w:type="spellStart"/>
      <w:r w:rsidR="00B675C9">
        <w:rPr>
          <w:lang w:val="fi-FI"/>
        </w:rPr>
        <w:t>eksonin</w:t>
      </w:r>
      <w:proofErr w:type="spellEnd"/>
      <w:r w:rsidR="00B675C9">
        <w:rPr>
          <w:lang w:val="fi-FI"/>
        </w:rPr>
        <w:t xml:space="preserve"> </w:t>
      </w:r>
      <w:r w:rsidR="00775A43">
        <w:rPr>
          <w:lang w:val="fi-FI"/>
        </w:rPr>
        <w:t>7</w:t>
      </w:r>
      <w:r w:rsidR="00B675C9">
        <w:rPr>
          <w:lang w:val="fi-FI"/>
        </w:rPr>
        <w:t xml:space="preserve"> säilymiseen </w:t>
      </w:r>
      <w:r w:rsidR="00130F82" w:rsidRPr="00130F82">
        <w:rPr>
          <w:i/>
          <w:lang w:val="fi-FI"/>
        </w:rPr>
        <w:t>SMN2</w:t>
      </w:r>
      <w:r w:rsidR="00130F82">
        <w:rPr>
          <w:lang w:val="fi-FI"/>
        </w:rPr>
        <w:t xml:space="preserve">-lähetti-RNA:ssa, jonka seurauksena </w:t>
      </w:r>
      <w:r w:rsidR="00130F82" w:rsidRPr="00130F82">
        <w:rPr>
          <w:i/>
          <w:lang w:val="fi-FI"/>
        </w:rPr>
        <w:t>SMN2</w:t>
      </w:r>
      <w:r w:rsidR="00130F82">
        <w:rPr>
          <w:lang w:val="fi-FI"/>
        </w:rPr>
        <w:t>-geeni</w:t>
      </w:r>
      <w:r w:rsidR="00561B4A">
        <w:rPr>
          <w:lang w:val="fi-FI"/>
        </w:rPr>
        <w:t>n avulla pystytään</w:t>
      </w:r>
      <w:r w:rsidR="00130F82">
        <w:rPr>
          <w:lang w:val="fi-FI"/>
        </w:rPr>
        <w:t xml:space="preserve"> tuotta</w:t>
      </w:r>
      <w:r w:rsidR="00561B4A">
        <w:rPr>
          <w:lang w:val="fi-FI"/>
        </w:rPr>
        <w:t xml:space="preserve">maan </w:t>
      </w:r>
      <w:r w:rsidR="00130F82">
        <w:rPr>
          <w:lang w:val="fi-FI"/>
        </w:rPr>
        <w:t>toimivaa SMN-proteiinia</w:t>
      </w:r>
      <w:r w:rsidR="00561B4A">
        <w:rPr>
          <w:lang w:val="fi-FI"/>
        </w:rPr>
        <w:t xml:space="preserve">, vaikka </w:t>
      </w:r>
      <w:r w:rsidR="00561B4A" w:rsidRPr="00561B4A">
        <w:rPr>
          <w:i/>
          <w:lang w:val="fi-FI"/>
        </w:rPr>
        <w:t>SMN1</w:t>
      </w:r>
      <w:r w:rsidR="00561B4A">
        <w:rPr>
          <w:lang w:val="fi-FI"/>
        </w:rPr>
        <w:t xml:space="preserve">-geeni ei toimi </w:t>
      </w:r>
      <w:r w:rsidR="00561B4A">
        <w:rPr>
          <w:lang w:val="fi-FI"/>
        </w:rPr>
        <w:fldChar w:fldCharType="begin" w:fldLock="1"/>
      </w:r>
      <w:r w:rsidR="00D66778">
        <w:rPr>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00561B4A">
        <w:rPr>
          <w:lang w:val="fi-FI"/>
        </w:rPr>
        <w:fldChar w:fldCharType="separate"/>
      </w:r>
      <w:r w:rsidR="00561B4A" w:rsidRPr="00561B4A">
        <w:rPr>
          <w:noProof/>
          <w:lang w:val="fi-FI"/>
        </w:rPr>
        <w:t>(Scotti ja Swanson, 2015)</w:t>
      </w:r>
      <w:r w:rsidR="00561B4A">
        <w:rPr>
          <w:lang w:val="fi-FI"/>
        </w:rPr>
        <w:fldChar w:fldCharType="end"/>
      </w:r>
      <w:r w:rsidR="00561B4A">
        <w:rPr>
          <w:lang w:val="fi-FI"/>
        </w:rPr>
        <w:t xml:space="preserve">. </w:t>
      </w:r>
      <w:proofErr w:type="spellStart"/>
      <w:r w:rsidR="00561B4A">
        <w:rPr>
          <w:lang w:val="fi-FI"/>
        </w:rPr>
        <w:t>Nusinerseenin</w:t>
      </w:r>
      <w:proofErr w:type="spellEnd"/>
      <w:r w:rsidR="00561B4A">
        <w:rPr>
          <w:lang w:val="fi-FI"/>
        </w:rPr>
        <w:t xml:space="preserve"> avulla saadut tulokset ovat olleet hyvin lupaavia: lääke on pysäyttää sairauden etenemisen ja joissain tapauksissa myös palauttaa lihasten toimintakykyä. </w:t>
      </w:r>
      <w:proofErr w:type="spellStart"/>
      <w:r w:rsidR="00561B4A">
        <w:rPr>
          <w:lang w:val="fi-FI"/>
        </w:rPr>
        <w:t>Nusinerseenin</w:t>
      </w:r>
      <w:proofErr w:type="spellEnd"/>
      <w:r w:rsidR="00561B4A">
        <w:rPr>
          <w:lang w:val="fi-FI"/>
        </w:rPr>
        <w:t xml:space="preserve"> haittapuolena on sen </w:t>
      </w:r>
      <w:proofErr w:type="spellStart"/>
      <w:r w:rsidR="00561B4A">
        <w:rPr>
          <w:lang w:val="fi-FI"/>
        </w:rPr>
        <w:t>invasiivinen</w:t>
      </w:r>
      <w:proofErr w:type="spellEnd"/>
      <w:r w:rsidR="00561B4A">
        <w:rPr>
          <w:lang w:val="fi-FI"/>
        </w:rPr>
        <w:t xml:space="preserve">, </w:t>
      </w:r>
      <w:proofErr w:type="spellStart"/>
      <w:r w:rsidR="00561B4A">
        <w:rPr>
          <w:lang w:val="fi-FI"/>
        </w:rPr>
        <w:t>intratekaalinen</w:t>
      </w:r>
      <w:proofErr w:type="spellEnd"/>
      <w:r w:rsidR="00561B4A">
        <w:rPr>
          <w:lang w:val="fi-FI"/>
        </w:rPr>
        <w:t xml:space="preserve"> antotapa. Sen lisäksi ke</w:t>
      </w:r>
      <w:r w:rsidR="00A84DEC">
        <w:rPr>
          <w:lang w:val="fi-FI"/>
        </w:rPr>
        <w:t xml:space="preserve">skushermostollinen antotapa ei ota huomioon sitä, että myös </w:t>
      </w:r>
      <w:r w:rsidR="00210698">
        <w:rPr>
          <w:lang w:val="fi-FI"/>
        </w:rPr>
        <w:t>keskushermoston ulkopuolisissa</w:t>
      </w:r>
      <w:r w:rsidR="00A84DEC">
        <w:rPr>
          <w:lang w:val="fi-FI"/>
        </w:rPr>
        <w:t xml:space="preserve"> kudoksissa </w:t>
      </w:r>
      <w:r w:rsidR="00210698">
        <w:rPr>
          <w:lang w:val="fi-FI"/>
        </w:rPr>
        <w:t>SMN-</w:t>
      </w:r>
      <w:proofErr w:type="spellStart"/>
      <w:r w:rsidR="00210698">
        <w:rPr>
          <w:lang w:val="fi-FI"/>
        </w:rPr>
        <w:t>ekspression</w:t>
      </w:r>
      <w:proofErr w:type="spellEnd"/>
      <w:r w:rsidR="00210698">
        <w:rPr>
          <w:lang w:val="fi-FI"/>
        </w:rPr>
        <w:t xml:space="preserve"> puute voi vaikuttaa taudinkuvaan</w:t>
      </w:r>
      <w:r w:rsidR="002561C0">
        <w:rPr>
          <w:lang w:val="fi-FI"/>
        </w:rPr>
        <w:t xml:space="preserve">. </w:t>
      </w:r>
      <w:r w:rsidR="00586C7B">
        <w:rPr>
          <w:lang w:val="fi-FI"/>
        </w:rPr>
        <w:t>SMN-proteiinin toimint</w:t>
      </w:r>
      <w:r w:rsidR="00DD4E3C">
        <w:rPr>
          <w:lang w:val="fi-FI"/>
        </w:rPr>
        <w:t>a muualla kuin hermostossa</w:t>
      </w:r>
      <w:r w:rsidR="00586C7B">
        <w:rPr>
          <w:lang w:val="fi-FI"/>
        </w:rPr>
        <w:t xml:space="preserve"> ei ole selvää, </w:t>
      </w:r>
      <w:r w:rsidR="00DD4E3C">
        <w:rPr>
          <w:lang w:val="fi-FI"/>
        </w:rPr>
        <w:t>mutta taudin on todettu vaikuttavan myös muihin kuin keskushermoston kudoksiin</w:t>
      </w:r>
      <w:r w:rsidR="00D66778">
        <w:rPr>
          <w:lang w:val="fi-FI"/>
        </w:rPr>
        <w:t xml:space="preserve"> </w:t>
      </w:r>
      <w:r w:rsidR="00D66778">
        <w:rPr>
          <w:lang w:val="fi-FI"/>
        </w:rPr>
        <w:fldChar w:fldCharType="begin" w:fldLock="1"/>
      </w:r>
      <w:r w:rsidR="00D768E6">
        <w:rPr>
          <w:lang w:val="fi-FI"/>
        </w:rPr>
        <w:instrText>ADDIN CSL_CITATION {"citationItems":[{"id":"ITEM-1","itemData":{"abstract":"Spinal muscular atrophy (SMA) is a devastating neuromuscular disorder characterized by loss of motor neurons and muscle atrophy, generally presenting in childhood. SMA is caused by low levels of the survival motor neuron protein (SMN) due to inactivating mutations in the encoding gene SMN1. A second duplicated gene, SMN2, produces very little but sufficient functional protein for survival. Therapeutic strategies to increase SMN are in clinical trials, and the first SMN2-directed antisense oligonucleotide (ASO) therapy has recently been licensed. However, several factors suggest that complementary strategies may be needed for the long-term maintenance of neuromuscular and other functions in SMA patients. Pre-clinical SMA models demonstrate that the requirement for SMN protein is highest when the structural connections of the neuromuscular system are being established, from late fetal life throughout infancy. Augmenting SMN may not address the slow neurodegenerative process underlying progressive functional decline beyond childhood in less severe types of SMA. Furthermore, individuals receiving SMN-based treatments may be vulnerable to delayed symptoms if rescue of the neuromuscular system is incomplete. Finally, a large number of older patients living with SMA do not fulfill the present criteria for inclusion in gene therapy and ASO clinical trials, and may not benefit from SMN-inducing treatments. Therefore, a comprehensive whole-lifespan approach to SMA therapy is required that includes both SMN-dependent and SMN-independent strategies that treat the CNS and periphery. Here, we review the range of non-SMN pathways implicated in SMA pathophysiology and discuss how various model systems can serve as valuable tools for SMA drug discovery.","author":[{"dropping-particle":"","family":"Bowerman","given":"Melissa","non-dropping-particle":"","parse-names":false,"suffix":""},{"dropping-particle":"","family":"Becker","given":"Catherina G","non-dropping-particle":"","parse-names":false,"suffix":""},{"dropping-particle":"","family":"Yáñez-Muñoz","given":"Rafael J","non-dropping-particle":"","parse-names":false,"suffix":""},{"dropping-particle":"","family":"Ning","given":"Ke","non-dropping-particle":"","parse-names":false,"suffix":""},{"dropping-particle":"","family":"Wood","given":"Matthew J A","non-dropping-particle":"","parse-names":false,"suffix":""},{"dropping-particle":"","family":"Gillingwater","given":"Thomas H","non-dropping-particle":"","parse-names":false,"suffix":""},{"dropping-particle":"","family":"Talbot","given":"Kevin","non-dropping-particle":"","parse-names":false,"suffix":""}],"container-title":"Dis Models Mech","id":"ITEM-1","issue":"8","issued":{"date-parts":[["2017"]]},"page":"943","title":"Therapeutic strategies for spinal muscular atrophy: SMN and beyond","type":"article-journal","volume":"10"},"uris":["http://www.mendeley.com/documents/?uuid=cf3b7a68-e078-40db-8cce-929367874139"]}],"mendeley":{"formattedCitation":"(&lt;span style=\"baseline\"&gt;Bowerman ym.&lt;/span&gt;, 2017)","plainTextFormattedCitation":"(Bowerman ym., 2017)","previouslyFormattedCitation":"(&lt;span style=\"baseline\"&gt;Bowerman ym.&lt;/span&gt;, 2017)"},"properties":{"noteIndex":0},"schema":"https://github.com/citation-style-language/schema/raw/master/csl-citation.json"}</w:instrText>
      </w:r>
      <w:r w:rsidR="00D66778">
        <w:rPr>
          <w:lang w:val="fi-FI"/>
        </w:rPr>
        <w:fldChar w:fldCharType="separate"/>
      </w:r>
      <w:r w:rsidR="00D66778" w:rsidRPr="00D66778">
        <w:rPr>
          <w:noProof/>
          <w:lang w:val="fi-FI"/>
        </w:rPr>
        <w:t>(Bowerman ym., 2017)</w:t>
      </w:r>
      <w:r w:rsidR="00D66778">
        <w:rPr>
          <w:lang w:val="fi-FI"/>
        </w:rPr>
        <w:fldChar w:fldCharType="end"/>
      </w:r>
      <w:r w:rsidR="00D66778">
        <w:rPr>
          <w:lang w:val="fi-FI"/>
        </w:rPr>
        <w:t>.</w:t>
      </w:r>
    </w:p>
    <w:p w14:paraId="2E5F2E64" w14:textId="77777777" w:rsidR="00210698" w:rsidRPr="001E60F6" w:rsidRDefault="00210698" w:rsidP="00B007A4">
      <w:pPr>
        <w:divId w:val="1791391697"/>
        <w:rPr>
          <w:szCs w:val="24"/>
          <w:lang w:val="fi-FI"/>
        </w:rPr>
      </w:pPr>
      <w:r>
        <w:rPr>
          <w:lang w:val="fi-FI"/>
        </w:rPr>
        <w:tab/>
        <w:t xml:space="preserve">Myös </w:t>
      </w:r>
      <w:proofErr w:type="spellStart"/>
      <w:r>
        <w:rPr>
          <w:lang w:val="fi-FI"/>
        </w:rPr>
        <w:t>Duchennen</w:t>
      </w:r>
      <w:proofErr w:type="spellEnd"/>
      <w:r>
        <w:rPr>
          <w:lang w:val="fi-FI"/>
        </w:rPr>
        <w:t xml:space="preserve"> </w:t>
      </w:r>
      <w:proofErr w:type="spellStart"/>
      <w:r>
        <w:rPr>
          <w:lang w:val="fi-FI"/>
        </w:rPr>
        <w:t>lihasdystrofiaan</w:t>
      </w:r>
      <w:proofErr w:type="spellEnd"/>
      <w:r>
        <w:rPr>
          <w:lang w:val="fi-FI"/>
        </w:rPr>
        <w:t xml:space="preserve"> on kehitetty </w:t>
      </w:r>
      <w:proofErr w:type="spellStart"/>
      <w:r>
        <w:rPr>
          <w:lang w:val="fi-FI"/>
        </w:rPr>
        <w:t>antisense-olignukleotidilääkkeitä</w:t>
      </w:r>
      <w:proofErr w:type="spellEnd"/>
      <w:r>
        <w:rPr>
          <w:lang w:val="fi-FI"/>
        </w:rPr>
        <w:t xml:space="preserve">, joista kaksi </w:t>
      </w:r>
      <w:r w:rsidR="00307CF7">
        <w:rPr>
          <w:lang w:val="fi-FI"/>
        </w:rPr>
        <w:t xml:space="preserve">lääkekandidaattia on </w:t>
      </w:r>
      <w:proofErr w:type="spellStart"/>
      <w:r w:rsidR="00307CF7">
        <w:rPr>
          <w:lang w:val="fi-FI"/>
        </w:rPr>
        <w:t>drisaperseeni</w:t>
      </w:r>
      <w:proofErr w:type="spellEnd"/>
      <w:r w:rsidR="00307CF7">
        <w:rPr>
          <w:lang w:val="fi-FI"/>
        </w:rPr>
        <w:t xml:space="preserve"> ja </w:t>
      </w:r>
      <w:proofErr w:type="spellStart"/>
      <w:r w:rsidR="00307CF7">
        <w:rPr>
          <w:lang w:val="fi-FI"/>
        </w:rPr>
        <w:t>eteplirseeni</w:t>
      </w:r>
      <w:proofErr w:type="spellEnd"/>
      <w:r w:rsidR="00D768E6">
        <w:rPr>
          <w:lang w:val="fi-FI"/>
        </w:rPr>
        <w:t xml:space="preserve"> </w:t>
      </w:r>
      <w:r w:rsidR="00D768E6">
        <w:rPr>
          <w:lang w:val="fi-FI"/>
        </w:rPr>
        <w:fldChar w:fldCharType="begin" w:fldLock="1"/>
      </w:r>
      <w:r w:rsidR="00D768E6">
        <w:rPr>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00D768E6">
        <w:rPr>
          <w:lang w:val="fi-FI"/>
        </w:rPr>
        <w:fldChar w:fldCharType="separate"/>
      </w:r>
      <w:r w:rsidR="00D768E6" w:rsidRPr="00D768E6">
        <w:rPr>
          <w:noProof/>
          <w:lang w:val="fi-FI"/>
        </w:rPr>
        <w:t>(Scotti ja Swanson, 2015)</w:t>
      </w:r>
      <w:r w:rsidR="00D768E6">
        <w:rPr>
          <w:lang w:val="fi-FI"/>
        </w:rPr>
        <w:fldChar w:fldCharType="end"/>
      </w:r>
      <w:r w:rsidR="00D768E6">
        <w:rPr>
          <w:lang w:val="fi-FI"/>
        </w:rPr>
        <w:t>.</w:t>
      </w:r>
      <w:r w:rsidR="00307CF7">
        <w:rPr>
          <w:lang w:val="fi-FI"/>
        </w:rPr>
        <w:t xml:space="preserve"> Lääkkeet toimivat vaikuttamalla </w:t>
      </w:r>
      <w:proofErr w:type="spellStart"/>
      <w:r w:rsidR="00307CF7">
        <w:rPr>
          <w:lang w:val="fi-FI"/>
        </w:rPr>
        <w:t>dystrofiinigeeniin</w:t>
      </w:r>
      <w:proofErr w:type="spellEnd"/>
      <w:r w:rsidR="00D768E6">
        <w:rPr>
          <w:lang w:val="fi-FI"/>
        </w:rPr>
        <w:t>, joka on pitkä, 2400 kiloemäsparin geeni</w:t>
      </w:r>
      <w:r w:rsidR="00307CF7">
        <w:rPr>
          <w:lang w:val="fi-FI"/>
        </w:rPr>
        <w:t>.</w:t>
      </w:r>
      <w:r w:rsidR="00D768E6">
        <w:rPr>
          <w:lang w:val="fi-FI"/>
        </w:rPr>
        <w:t xml:space="preserve"> Suuren kokonsa vuoksi geeni on altis </w:t>
      </w:r>
      <w:proofErr w:type="spellStart"/>
      <w:r w:rsidR="00D768E6">
        <w:rPr>
          <w:lang w:val="fi-FI"/>
        </w:rPr>
        <w:t>deleetioille</w:t>
      </w:r>
      <w:proofErr w:type="spellEnd"/>
      <w:r w:rsidR="00D768E6">
        <w:rPr>
          <w:lang w:val="fi-FI"/>
        </w:rPr>
        <w:t>.</w:t>
      </w:r>
      <w:r w:rsidR="00307CF7">
        <w:rPr>
          <w:lang w:val="fi-FI"/>
        </w:rPr>
        <w:t xml:space="preserve"> </w:t>
      </w:r>
      <w:proofErr w:type="spellStart"/>
      <w:r w:rsidR="0065782E">
        <w:rPr>
          <w:lang w:val="fi-FI"/>
        </w:rPr>
        <w:t>Duchennen</w:t>
      </w:r>
      <w:proofErr w:type="spellEnd"/>
      <w:r w:rsidR="0065782E">
        <w:rPr>
          <w:lang w:val="fi-FI"/>
        </w:rPr>
        <w:t xml:space="preserve"> </w:t>
      </w:r>
      <w:proofErr w:type="spellStart"/>
      <w:r w:rsidR="0065782E">
        <w:rPr>
          <w:lang w:val="fi-FI"/>
        </w:rPr>
        <w:t>lihasdystrofiassa</w:t>
      </w:r>
      <w:proofErr w:type="spellEnd"/>
      <w:r w:rsidR="0065782E">
        <w:rPr>
          <w:lang w:val="fi-FI"/>
        </w:rPr>
        <w:t xml:space="preserve"> geenin mutaatiot ovat lukukehyksen muutoksen aiheuttavia, jotka johtavat yleensä </w:t>
      </w:r>
      <w:proofErr w:type="spellStart"/>
      <w:r w:rsidR="0065782E">
        <w:rPr>
          <w:lang w:val="fi-FI"/>
        </w:rPr>
        <w:t>nonsense</w:t>
      </w:r>
      <w:proofErr w:type="spellEnd"/>
      <w:r w:rsidR="0065782E">
        <w:rPr>
          <w:lang w:val="fi-FI"/>
        </w:rPr>
        <w:t>-välitteiseen hajottamiseen lähetti-RNA:han syntyvän stop-</w:t>
      </w:r>
      <w:proofErr w:type="spellStart"/>
      <w:r w:rsidR="0065782E">
        <w:rPr>
          <w:lang w:val="fi-FI"/>
        </w:rPr>
        <w:t>kodonin</w:t>
      </w:r>
      <w:proofErr w:type="spellEnd"/>
      <w:r w:rsidR="0065782E">
        <w:rPr>
          <w:lang w:val="fi-FI"/>
        </w:rPr>
        <w:t xml:space="preserve"> </w:t>
      </w:r>
      <w:r w:rsidR="0065782E">
        <w:rPr>
          <w:lang w:val="fi-FI"/>
        </w:rPr>
        <w:lastRenderedPageBreak/>
        <w:t xml:space="preserve">vuoksi. Sairaudesta on myös lievempi muoto, Beckerin </w:t>
      </w:r>
      <w:proofErr w:type="spellStart"/>
      <w:r w:rsidR="0065782E">
        <w:rPr>
          <w:lang w:val="fi-FI"/>
        </w:rPr>
        <w:t>lihasdystrofia</w:t>
      </w:r>
      <w:proofErr w:type="spellEnd"/>
      <w:r w:rsidR="0065782E">
        <w:rPr>
          <w:lang w:val="fi-FI"/>
        </w:rPr>
        <w:t xml:space="preserve">, jossa deleetiot säilyttävät lukukehyksen ennallaan. </w:t>
      </w:r>
      <w:proofErr w:type="spellStart"/>
      <w:r w:rsidR="00D768E6">
        <w:rPr>
          <w:lang w:val="fi-FI"/>
        </w:rPr>
        <w:t>Duchennen</w:t>
      </w:r>
      <w:proofErr w:type="spellEnd"/>
      <w:r w:rsidR="00D768E6">
        <w:rPr>
          <w:lang w:val="fi-FI"/>
        </w:rPr>
        <w:t xml:space="preserve"> </w:t>
      </w:r>
      <w:proofErr w:type="spellStart"/>
      <w:r w:rsidR="00D768E6">
        <w:rPr>
          <w:lang w:val="fi-FI"/>
        </w:rPr>
        <w:t>lihasdystrofian</w:t>
      </w:r>
      <w:proofErr w:type="spellEnd"/>
      <w:r w:rsidR="00307CF7">
        <w:rPr>
          <w:lang w:val="fi-FI"/>
        </w:rPr>
        <w:t xml:space="preserve"> yleinen aiheuttaja on </w:t>
      </w:r>
      <w:proofErr w:type="spellStart"/>
      <w:r w:rsidR="00307CF7">
        <w:rPr>
          <w:lang w:val="fi-FI"/>
        </w:rPr>
        <w:t>eksonin</w:t>
      </w:r>
      <w:proofErr w:type="spellEnd"/>
      <w:r w:rsidR="00307CF7">
        <w:rPr>
          <w:lang w:val="fi-FI"/>
        </w:rPr>
        <w:t xml:space="preserve"> 50 deleetio, joka aiheuttaa</w:t>
      </w:r>
      <w:r w:rsidR="00143B87">
        <w:rPr>
          <w:lang w:val="fi-FI"/>
        </w:rPr>
        <w:t xml:space="preserve"> 109 </w:t>
      </w:r>
      <w:proofErr w:type="spellStart"/>
      <w:r w:rsidR="00143B87">
        <w:rPr>
          <w:lang w:val="fi-FI"/>
        </w:rPr>
        <w:t>nukleotidin</w:t>
      </w:r>
      <w:proofErr w:type="spellEnd"/>
      <w:r w:rsidR="00143B87">
        <w:rPr>
          <w:lang w:val="fi-FI"/>
        </w:rPr>
        <w:t xml:space="preserve"> deleetion ja sen seurauksena</w:t>
      </w:r>
      <w:r w:rsidR="00307CF7">
        <w:rPr>
          <w:lang w:val="fi-FI"/>
        </w:rPr>
        <w:t xml:space="preserve"> lukukehyksen muutoksen</w:t>
      </w:r>
      <w:r w:rsidR="00143B87">
        <w:rPr>
          <w:lang w:val="fi-FI"/>
        </w:rPr>
        <w:t xml:space="preserve"> </w:t>
      </w:r>
      <w:proofErr w:type="spellStart"/>
      <w:r w:rsidR="00143B87">
        <w:rPr>
          <w:lang w:val="fi-FI"/>
        </w:rPr>
        <w:t>eksonin</w:t>
      </w:r>
      <w:proofErr w:type="spellEnd"/>
      <w:r w:rsidR="00143B87">
        <w:rPr>
          <w:lang w:val="fi-FI"/>
        </w:rPr>
        <w:t xml:space="preserve"> silmukoinnin seurauksena</w:t>
      </w:r>
      <w:r w:rsidR="00307CF7">
        <w:rPr>
          <w:lang w:val="fi-FI"/>
        </w:rPr>
        <w:t xml:space="preserve">. </w:t>
      </w:r>
      <w:r w:rsidR="00D768E6">
        <w:rPr>
          <w:lang w:val="fi-FI"/>
        </w:rPr>
        <w:t xml:space="preserve">Hoidossa käytettävät </w:t>
      </w:r>
      <w:proofErr w:type="spellStart"/>
      <w:r w:rsidR="00D768E6">
        <w:rPr>
          <w:lang w:val="fi-FI"/>
        </w:rPr>
        <w:t>a</w:t>
      </w:r>
      <w:r w:rsidR="00307CF7">
        <w:rPr>
          <w:lang w:val="fi-FI"/>
        </w:rPr>
        <w:t>ntisense-oligonukleotidit</w:t>
      </w:r>
      <w:proofErr w:type="spellEnd"/>
      <w:r w:rsidR="00307CF7">
        <w:rPr>
          <w:lang w:val="fi-FI"/>
        </w:rPr>
        <w:t xml:space="preserve"> kiinnittyvät </w:t>
      </w:r>
      <w:proofErr w:type="spellStart"/>
      <w:r w:rsidR="00307CF7">
        <w:rPr>
          <w:lang w:val="fi-FI"/>
        </w:rPr>
        <w:t>eksonin</w:t>
      </w:r>
      <w:proofErr w:type="spellEnd"/>
      <w:r w:rsidR="00307CF7">
        <w:rPr>
          <w:lang w:val="fi-FI"/>
        </w:rPr>
        <w:t xml:space="preserve"> 51 silmukointikohtaan, joka estää silmukoinnin </w:t>
      </w:r>
      <w:proofErr w:type="spellStart"/>
      <w:r w:rsidR="00307CF7">
        <w:rPr>
          <w:lang w:val="fi-FI"/>
        </w:rPr>
        <w:t>eksonista</w:t>
      </w:r>
      <w:proofErr w:type="spellEnd"/>
      <w:r w:rsidR="00307CF7">
        <w:rPr>
          <w:lang w:val="fi-FI"/>
        </w:rPr>
        <w:t xml:space="preserve"> 51, jonka seurauksena myös </w:t>
      </w:r>
      <w:proofErr w:type="spellStart"/>
      <w:r w:rsidR="00307CF7">
        <w:rPr>
          <w:lang w:val="fi-FI"/>
        </w:rPr>
        <w:t>eksoni</w:t>
      </w:r>
      <w:proofErr w:type="spellEnd"/>
      <w:r w:rsidR="00307CF7">
        <w:rPr>
          <w:lang w:val="fi-FI"/>
        </w:rPr>
        <w:t xml:space="preserve"> 51 silmukoidaan pois </w:t>
      </w:r>
      <w:r w:rsidR="00143B87">
        <w:rPr>
          <w:lang w:val="fi-FI"/>
        </w:rPr>
        <w:t xml:space="preserve">ja syntyy </w:t>
      </w:r>
      <w:proofErr w:type="spellStart"/>
      <w:r w:rsidR="00143B87">
        <w:rPr>
          <w:lang w:val="fi-FI"/>
        </w:rPr>
        <w:t>eksonien</w:t>
      </w:r>
      <w:proofErr w:type="spellEnd"/>
      <w:r w:rsidR="00143B87">
        <w:rPr>
          <w:lang w:val="fi-FI"/>
        </w:rPr>
        <w:t xml:space="preserve"> 50-51 deleetio. Tämä palauttaa lukukehyksen, sillä deleetion koko on yhteensä 342 </w:t>
      </w:r>
      <w:proofErr w:type="spellStart"/>
      <w:r w:rsidR="00143B87">
        <w:rPr>
          <w:lang w:val="fi-FI"/>
        </w:rPr>
        <w:t>nukleotid</w:t>
      </w:r>
      <w:r w:rsidR="0065782E">
        <w:rPr>
          <w:lang w:val="fi-FI"/>
        </w:rPr>
        <w:t>ia</w:t>
      </w:r>
      <w:proofErr w:type="spellEnd"/>
      <w:r w:rsidR="00143B87">
        <w:rPr>
          <w:lang w:val="fi-FI"/>
        </w:rPr>
        <w:t xml:space="preserve">. Vaikka deleetio on lopullisessa lähetti-RNA:ssa suurempi, </w:t>
      </w:r>
      <w:proofErr w:type="spellStart"/>
      <w:r w:rsidR="00143B87">
        <w:rPr>
          <w:lang w:val="fi-FI"/>
        </w:rPr>
        <w:t>dystrofiiniproteiini</w:t>
      </w:r>
      <w:proofErr w:type="spellEnd"/>
      <w:r w:rsidR="00143B87">
        <w:rPr>
          <w:lang w:val="fi-FI"/>
        </w:rPr>
        <w:t xml:space="preserve"> toimii </w:t>
      </w:r>
      <w:proofErr w:type="spellStart"/>
      <w:r w:rsidR="00B71B9C">
        <w:rPr>
          <w:lang w:val="fi-FI"/>
        </w:rPr>
        <w:t>deleetiosta</w:t>
      </w:r>
      <w:proofErr w:type="spellEnd"/>
      <w:r w:rsidR="00B71B9C">
        <w:rPr>
          <w:lang w:val="fi-FI"/>
        </w:rPr>
        <w:t xml:space="preserve"> huolimatta</w:t>
      </w:r>
      <w:r w:rsidR="00143B87">
        <w:rPr>
          <w:lang w:val="fi-FI"/>
        </w:rPr>
        <w:t xml:space="preserve">, vaikkakin heikommin verrattuna kokonaiseen geeniin. </w:t>
      </w:r>
      <w:commentRangeStart w:id="74"/>
      <w:r w:rsidR="00143B87">
        <w:rPr>
          <w:lang w:val="fi-FI"/>
        </w:rPr>
        <w:t xml:space="preserve">Hoidon seurauksena </w:t>
      </w:r>
      <w:proofErr w:type="spellStart"/>
      <w:r w:rsidR="00143B87">
        <w:rPr>
          <w:lang w:val="fi-FI"/>
        </w:rPr>
        <w:t>Duchennen</w:t>
      </w:r>
      <w:proofErr w:type="spellEnd"/>
      <w:r w:rsidR="00143B87">
        <w:rPr>
          <w:lang w:val="fi-FI"/>
        </w:rPr>
        <w:t xml:space="preserve"> </w:t>
      </w:r>
      <w:proofErr w:type="spellStart"/>
      <w:r w:rsidR="00143B87">
        <w:rPr>
          <w:lang w:val="fi-FI"/>
        </w:rPr>
        <w:t>lihasdystrofian</w:t>
      </w:r>
      <w:proofErr w:type="spellEnd"/>
      <w:r w:rsidR="00143B87">
        <w:rPr>
          <w:lang w:val="fi-FI"/>
        </w:rPr>
        <w:t xml:space="preserve"> tautikuva muistuttaa lievempää muotoa sairaudesta, Beckerin </w:t>
      </w:r>
      <w:proofErr w:type="spellStart"/>
      <w:r w:rsidR="00143B87">
        <w:rPr>
          <w:lang w:val="fi-FI"/>
        </w:rPr>
        <w:t>lihasdystrofiaa</w:t>
      </w:r>
      <w:proofErr w:type="spellEnd"/>
      <w:r w:rsidR="00D768E6">
        <w:rPr>
          <w:lang w:val="fi-FI"/>
        </w:rPr>
        <w:t xml:space="preserve"> </w:t>
      </w:r>
      <w:r w:rsidR="00D768E6">
        <w:rPr>
          <w:lang w:val="fi-FI"/>
        </w:rPr>
        <w:fldChar w:fldCharType="begin" w:fldLock="1"/>
      </w:r>
      <w:r w:rsidR="00DC351E">
        <w:rPr>
          <w:lang w:val="fi-FI"/>
        </w:rPr>
        <w:instrText>ADDIN CSL_CITATION {"citationItems":[{"id":"ITEM-1","itemData":{"ISBN":"0815344805 nidottu","author":[{"dropping-particle":"","family":"Strachan","given":"Tom","non-dropping-particle":"","parse-names":false,"suffix":""},{"dropping-particle":"","family":"Chinnery","given":"Patrick F.","non-dropping-particle":"","parse-names":false,"suffix":""},{"dropping-particle":"","family":"Goodship","given":"Judith","non-dropping-particle":"","parse-names":false,"suffix":""}],"id":"ITEM-1","issued":{"date-parts":[["2015"]]},"language":"eng","publisher":"Garland Science, Taylor &amp; Francis Group, LLC","publisher-place":"New York, NY ; Abingdon, UK","title":"Genetics and genomics in medicine","type":"book"},"uris":["http://www.mendeley.com/documents/?uuid=c5c67282-4499-4590-a67c-c1345c57fb4d"]}],"mendeley":{"formattedCitation":"(&lt;span style=\"baseline\"&gt;Strachan ym.&lt;/span&gt;, 2015)","plainTextFormattedCitation":"(Strachan ym., 2015)","previouslyFormattedCitation":"(&lt;span style=\"baseline\"&gt;Strachan ym.&lt;/span&gt;, 2015)"},"properties":{"noteIndex":0},"schema":"https://github.com/citation-style-language/schema/raw/master/csl-citation.json"}</w:instrText>
      </w:r>
      <w:r w:rsidR="00D768E6">
        <w:rPr>
          <w:lang w:val="fi-FI"/>
        </w:rPr>
        <w:fldChar w:fldCharType="separate"/>
      </w:r>
      <w:r w:rsidR="00D768E6" w:rsidRPr="00D768E6">
        <w:rPr>
          <w:noProof/>
          <w:lang w:val="fi-FI"/>
        </w:rPr>
        <w:t>(Strachan ym., 2015)</w:t>
      </w:r>
      <w:r w:rsidR="00D768E6">
        <w:rPr>
          <w:lang w:val="fi-FI"/>
        </w:rPr>
        <w:fldChar w:fldCharType="end"/>
      </w:r>
      <w:commentRangeEnd w:id="74"/>
      <w:r w:rsidR="001C497B">
        <w:rPr>
          <w:rStyle w:val="CommentReference"/>
        </w:rPr>
        <w:commentReference w:id="74"/>
      </w:r>
      <w:r w:rsidR="00D768E6">
        <w:rPr>
          <w:lang w:val="fi-FI"/>
        </w:rPr>
        <w:t>.</w:t>
      </w:r>
    </w:p>
    <w:p w14:paraId="148385F3" w14:textId="77777777" w:rsidR="004405DA" w:rsidRPr="001E60F6" w:rsidRDefault="00D75DE6" w:rsidP="00B007A4">
      <w:pPr>
        <w:divId w:val="1791391697"/>
        <w:rPr>
          <w:b/>
          <w:szCs w:val="24"/>
          <w:lang w:val="fi-FI"/>
        </w:rPr>
      </w:pPr>
      <w:r w:rsidRPr="001E60F6">
        <w:rPr>
          <w:szCs w:val="24"/>
          <w:lang w:val="fi-FI"/>
        </w:rPr>
        <w:tab/>
      </w:r>
      <w:r w:rsidR="00B66497" w:rsidRPr="001E60F6">
        <w:rPr>
          <w:szCs w:val="24"/>
          <w:lang w:val="fi-FI"/>
        </w:rPr>
        <w:t xml:space="preserve">Myös </w:t>
      </w:r>
      <w:proofErr w:type="spellStart"/>
      <w:r w:rsidR="00B66497" w:rsidRPr="001E60F6">
        <w:rPr>
          <w:szCs w:val="24"/>
          <w:lang w:val="fi-FI"/>
        </w:rPr>
        <w:t>myotonisen</w:t>
      </w:r>
      <w:proofErr w:type="spellEnd"/>
      <w:r w:rsidR="00B66497" w:rsidRPr="001E60F6">
        <w:rPr>
          <w:szCs w:val="24"/>
          <w:lang w:val="fi-FI"/>
        </w:rPr>
        <w:t xml:space="preserve"> </w:t>
      </w:r>
      <w:proofErr w:type="spellStart"/>
      <w:r w:rsidR="00B66497" w:rsidRPr="001E60F6">
        <w:rPr>
          <w:szCs w:val="24"/>
          <w:lang w:val="fi-FI"/>
        </w:rPr>
        <w:t>dystrofian</w:t>
      </w:r>
      <w:proofErr w:type="spellEnd"/>
      <w:r w:rsidR="00B66497" w:rsidRPr="001E60F6">
        <w:rPr>
          <w:szCs w:val="24"/>
          <w:lang w:val="fi-FI"/>
        </w:rPr>
        <w:t xml:space="preserve"> hoitoon on kehitetty </w:t>
      </w:r>
      <w:proofErr w:type="spellStart"/>
      <w:r w:rsidR="00B66497" w:rsidRPr="001E60F6">
        <w:rPr>
          <w:szCs w:val="24"/>
          <w:lang w:val="fi-FI"/>
        </w:rPr>
        <w:t>antisense-oligonukleotidilääkkeitä</w:t>
      </w:r>
      <w:proofErr w:type="spellEnd"/>
      <w:r w:rsidR="00B66497" w:rsidRPr="001E60F6">
        <w:rPr>
          <w:szCs w:val="24"/>
          <w:lang w:val="fi-FI"/>
        </w:rPr>
        <w:t xml:space="preserve">. Sairauteen kehitetyt CAG-toistoja sisältävät </w:t>
      </w:r>
      <w:proofErr w:type="spellStart"/>
      <w:r w:rsidR="00B66497" w:rsidRPr="001E60F6">
        <w:rPr>
          <w:szCs w:val="24"/>
          <w:lang w:val="fi-FI"/>
        </w:rPr>
        <w:t>oligonukleotidit</w:t>
      </w:r>
      <w:proofErr w:type="spellEnd"/>
      <w:r w:rsidR="00B66497" w:rsidRPr="001E60F6">
        <w:rPr>
          <w:szCs w:val="24"/>
          <w:lang w:val="fi-FI"/>
        </w:rPr>
        <w:t xml:space="preserve"> </w:t>
      </w:r>
      <w:proofErr w:type="spellStart"/>
      <w:r w:rsidR="00B66497" w:rsidRPr="001E60F6">
        <w:rPr>
          <w:szCs w:val="24"/>
          <w:lang w:val="fi-FI"/>
        </w:rPr>
        <w:t>hybridisoituvat</w:t>
      </w:r>
      <w:proofErr w:type="spellEnd"/>
      <w:r w:rsidR="00B66497" w:rsidRPr="001E60F6">
        <w:rPr>
          <w:szCs w:val="24"/>
          <w:lang w:val="fi-FI"/>
        </w:rPr>
        <w:t xml:space="preserve"> CUG-toistoihin ja estävät RNA-proteiini -kompleksien muodostumisen toistojaksoihin. </w:t>
      </w:r>
      <w:proofErr w:type="spellStart"/>
      <w:r w:rsidR="00B66497" w:rsidRPr="001E60F6">
        <w:rPr>
          <w:szCs w:val="24"/>
          <w:lang w:val="fi-FI"/>
        </w:rPr>
        <w:t>Oligonukleotidit</w:t>
      </w:r>
      <w:proofErr w:type="spellEnd"/>
      <w:r w:rsidR="00B66497" w:rsidRPr="001E60F6">
        <w:rPr>
          <w:szCs w:val="24"/>
          <w:lang w:val="fi-FI"/>
        </w:rPr>
        <w:t xml:space="preserve"> estävät RNA:n toksisuuden ja vapauttavat MBNL</w:t>
      </w:r>
      <w:r w:rsidR="004E4C41" w:rsidRPr="001E60F6">
        <w:rPr>
          <w:szCs w:val="24"/>
          <w:lang w:val="fi-FI"/>
        </w:rPr>
        <w:t>1</w:t>
      </w:r>
      <w:r w:rsidR="00B66497" w:rsidRPr="001E60F6">
        <w:rPr>
          <w:szCs w:val="24"/>
          <w:lang w:val="fi-FI"/>
        </w:rPr>
        <w:t>-proteiinin</w:t>
      </w:r>
      <w:r w:rsidR="004E4C41" w:rsidRPr="001E60F6">
        <w:rPr>
          <w:szCs w:val="24"/>
          <w:lang w:val="fi-FI"/>
        </w:rPr>
        <w:t xml:space="preserve"> </w:t>
      </w:r>
      <w:r w:rsidR="004E4C41" w:rsidRPr="001E60F6">
        <w:rPr>
          <w:szCs w:val="24"/>
          <w:lang w:val="fi-FI"/>
        </w:rPr>
        <w:fldChar w:fldCharType="begin" w:fldLock="1"/>
      </w:r>
      <w:r w:rsidR="004E4C41" w:rsidRPr="001E60F6">
        <w:rPr>
          <w:szCs w:val="24"/>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4E4C41" w:rsidRPr="001E60F6">
        <w:rPr>
          <w:szCs w:val="24"/>
          <w:lang w:val="fi-FI"/>
        </w:rPr>
        <w:fldChar w:fldCharType="separate"/>
      </w:r>
      <w:r w:rsidR="004E4C41" w:rsidRPr="001E60F6">
        <w:rPr>
          <w:noProof/>
          <w:szCs w:val="24"/>
          <w:lang w:val="fi-FI"/>
        </w:rPr>
        <w:t>(Ward ja Cooper, 2010)</w:t>
      </w:r>
      <w:r w:rsidR="004E4C41" w:rsidRPr="001E60F6">
        <w:rPr>
          <w:szCs w:val="24"/>
          <w:lang w:val="fi-FI"/>
        </w:rPr>
        <w:fldChar w:fldCharType="end"/>
      </w:r>
      <w:r w:rsidR="004E4C41" w:rsidRPr="001E60F6">
        <w:rPr>
          <w:szCs w:val="24"/>
          <w:lang w:val="fi-FI"/>
        </w:rPr>
        <w:t xml:space="preserve">. Muita kohteita </w:t>
      </w:r>
      <w:proofErr w:type="spellStart"/>
      <w:r w:rsidR="004E4C41" w:rsidRPr="001E60F6">
        <w:rPr>
          <w:szCs w:val="24"/>
          <w:lang w:val="fi-FI"/>
        </w:rPr>
        <w:t>antisense-oligonukleotiditerapialle</w:t>
      </w:r>
      <w:proofErr w:type="spellEnd"/>
      <w:r w:rsidR="004E4C41" w:rsidRPr="001E60F6">
        <w:rPr>
          <w:szCs w:val="24"/>
          <w:lang w:val="fi-FI"/>
        </w:rPr>
        <w:t xml:space="preserve"> ovat </w:t>
      </w:r>
      <w:r w:rsidR="004E4C41" w:rsidRPr="001E60F6">
        <w:rPr>
          <w:szCs w:val="24"/>
          <w:shd w:val="clear" w:color="auto" w:fill="FFFFFF"/>
        </w:rPr>
        <w:t>β</w:t>
      </w:r>
      <w:r w:rsidR="004E4C41" w:rsidRPr="001E60F6">
        <w:rPr>
          <w:szCs w:val="24"/>
          <w:shd w:val="clear" w:color="auto" w:fill="FFFFFF"/>
          <w:lang w:val="fi-FI"/>
        </w:rPr>
        <w:t>-</w:t>
      </w:r>
      <w:proofErr w:type="spellStart"/>
      <w:r w:rsidR="004E4C41" w:rsidRPr="001E60F6">
        <w:rPr>
          <w:szCs w:val="24"/>
          <w:shd w:val="clear" w:color="auto" w:fill="FFFFFF"/>
          <w:lang w:val="fi-FI"/>
        </w:rPr>
        <w:t>talassemia</w:t>
      </w:r>
      <w:proofErr w:type="spellEnd"/>
      <w:r w:rsidR="004E4C41" w:rsidRPr="001E60F6">
        <w:rPr>
          <w:szCs w:val="24"/>
          <w:shd w:val="clear" w:color="auto" w:fill="FFFFFF"/>
          <w:lang w:val="fi-FI"/>
        </w:rPr>
        <w:t xml:space="preserve"> sekä </w:t>
      </w:r>
      <w:proofErr w:type="spellStart"/>
      <w:r w:rsidR="004E4C41" w:rsidRPr="001E60F6">
        <w:rPr>
          <w:szCs w:val="24"/>
          <w:shd w:val="clear" w:color="auto" w:fill="FFFFFF"/>
          <w:lang w:val="fi-FI"/>
        </w:rPr>
        <w:t>kystinen</w:t>
      </w:r>
      <w:proofErr w:type="spellEnd"/>
      <w:r w:rsidR="004E4C41" w:rsidRPr="001E60F6">
        <w:rPr>
          <w:szCs w:val="24"/>
          <w:shd w:val="clear" w:color="auto" w:fill="FFFFFF"/>
          <w:lang w:val="fi-FI"/>
        </w:rPr>
        <w:t xml:space="preserve"> </w:t>
      </w:r>
      <w:proofErr w:type="spellStart"/>
      <w:r w:rsidR="004E4C41" w:rsidRPr="001E60F6">
        <w:rPr>
          <w:szCs w:val="24"/>
          <w:shd w:val="clear" w:color="auto" w:fill="FFFFFF"/>
          <w:lang w:val="fi-FI"/>
        </w:rPr>
        <w:t>fibroosi</w:t>
      </w:r>
      <w:proofErr w:type="spellEnd"/>
      <w:r w:rsidR="004E4C41" w:rsidRPr="001E60F6">
        <w:rPr>
          <w:szCs w:val="24"/>
          <w:shd w:val="clear" w:color="auto" w:fill="FFFFFF"/>
          <w:lang w:val="fi-FI"/>
        </w:rPr>
        <w:t xml:space="preserve">, joissa molemmissa </w:t>
      </w:r>
      <w:proofErr w:type="spellStart"/>
      <w:r w:rsidR="004E4C41" w:rsidRPr="001E60F6">
        <w:rPr>
          <w:szCs w:val="24"/>
          <w:shd w:val="clear" w:color="auto" w:fill="FFFFFF"/>
          <w:lang w:val="fi-FI"/>
        </w:rPr>
        <w:t>oligonukleotideja</w:t>
      </w:r>
      <w:proofErr w:type="spellEnd"/>
      <w:r w:rsidR="004E4C41" w:rsidRPr="001E60F6">
        <w:rPr>
          <w:szCs w:val="24"/>
          <w:shd w:val="clear" w:color="auto" w:fill="FFFFFF"/>
          <w:lang w:val="fi-FI"/>
        </w:rPr>
        <w:t xml:space="preserve"> käytetään estämään kryptisen silmukointikohdan muodostuminen</w:t>
      </w:r>
      <w:r w:rsidR="00332018" w:rsidRPr="001E60F6">
        <w:rPr>
          <w:szCs w:val="24"/>
          <w:shd w:val="clear" w:color="auto" w:fill="FFFFFF"/>
          <w:lang w:val="fi-FI"/>
        </w:rPr>
        <w:t>.</w:t>
      </w:r>
    </w:p>
    <w:p w14:paraId="14B68A08" w14:textId="2E3EE1A6" w:rsidR="008F6D26" w:rsidRPr="00FE12ED" w:rsidRDefault="00EB3A05" w:rsidP="008F6D26">
      <w:pPr>
        <w:pStyle w:val="Heading2"/>
        <w:divId w:val="1791391697"/>
        <w:rPr>
          <w:color w:val="auto"/>
          <w:lang w:val="fi-FI"/>
        </w:rPr>
      </w:pPr>
      <w:bookmarkStart w:id="76" w:name="_Toc532849145"/>
      <w:r>
        <w:rPr>
          <w:lang w:val="fi-FI"/>
        </w:rPr>
        <w:lastRenderedPageBreak/>
        <w:t>8</w:t>
      </w:r>
      <w:r w:rsidR="008F6D26">
        <w:rPr>
          <w:lang w:val="fi-FI"/>
        </w:rPr>
        <w:t>.2 Pienet molekyylit</w:t>
      </w:r>
      <w:bookmarkEnd w:id="76"/>
    </w:p>
    <w:p w14:paraId="39DA04B6" w14:textId="77777777" w:rsidR="008F6D26" w:rsidRPr="00FE12ED" w:rsidRDefault="00DC351E" w:rsidP="008F6D26">
      <w:pPr>
        <w:divId w:val="1791391697"/>
        <w:rPr>
          <w:lang w:val="fi-FI"/>
        </w:rPr>
      </w:pPr>
      <w:proofErr w:type="spellStart"/>
      <w:r w:rsidRPr="00FE12ED">
        <w:rPr>
          <w:lang w:val="fi-FI"/>
        </w:rPr>
        <w:t>Duchennen</w:t>
      </w:r>
      <w:proofErr w:type="spellEnd"/>
      <w:r w:rsidRPr="00FE12ED">
        <w:rPr>
          <w:lang w:val="fi-FI"/>
        </w:rPr>
        <w:t xml:space="preserve"> </w:t>
      </w:r>
      <w:proofErr w:type="spellStart"/>
      <w:r w:rsidRPr="00FE12ED">
        <w:rPr>
          <w:lang w:val="fi-FI"/>
        </w:rPr>
        <w:t>lihasdystrofian</w:t>
      </w:r>
      <w:proofErr w:type="spellEnd"/>
      <w:r w:rsidRPr="00FE12ED">
        <w:rPr>
          <w:lang w:val="fi-FI"/>
        </w:rPr>
        <w:t xml:space="preserve"> hoitoon käytetty </w:t>
      </w:r>
      <w:proofErr w:type="spellStart"/>
      <w:r w:rsidRPr="00FE12ED">
        <w:rPr>
          <w:lang w:val="fi-FI"/>
        </w:rPr>
        <w:t>antisense-oligonukleotidi</w:t>
      </w:r>
      <w:proofErr w:type="spellEnd"/>
      <w:r w:rsidRPr="00FE12ED">
        <w:rPr>
          <w:lang w:val="fi-FI"/>
        </w:rPr>
        <w:t xml:space="preserve"> pystyy saamaan aikaiseksi vain noin 2-16 % normaalista </w:t>
      </w:r>
      <w:proofErr w:type="spellStart"/>
      <w:r w:rsidRPr="00FE12ED">
        <w:rPr>
          <w:lang w:val="fi-FI"/>
        </w:rPr>
        <w:t>dystrofiinin</w:t>
      </w:r>
      <w:proofErr w:type="spellEnd"/>
      <w:r w:rsidRPr="00FE12ED">
        <w:rPr>
          <w:lang w:val="fi-FI"/>
        </w:rPr>
        <w:t xml:space="preserve"> </w:t>
      </w:r>
      <w:proofErr w:type="spellStart"/>
      <w:r w:rsidRPr="00FE12ED">
        <w:rPr>
          <w:lang w:val="fi-FI"/>
        </w:rPr>
        <w:t>ekspressiotasosta</w:t>
      </w:r>
      <w:proofErr w:type="spellEnd"/>
      <w:r w:rsidRPr="00FE12ED">
        <w:rPr>
          <w:lang w:val="fi-FI"/>
        </w:rPr>
        <w:t xml:space="preserve">. Sen vuoksi on kehitetty lääkkeitä, jotka tehostaisivat </w:t>
      </w:r>
      <w:proofErr w:type="spellStart"/>
      <w:r w:rsidRPr="00FE12ED">
        <w:rPr>
          <w:lang w:val="fi-FI"/>
        </w:rPr>
        <w:t>antisense-oligonukleotidien</w:t>
      </w:r>
      <w:proofErr w:type="spellEnd"/>
      <w:r w:rsidRPr="00FE12ED">
        <w:rPr>
          <w:lang w:val="fi-FI"/>
        </w:rPr>
        <w:t xml:space="preserve"> toimintaa. </w:t>
      </w:r>
      <w:proofErr w:type="spellStart"/>
      <w:r w:rsidRPr="00FE12ED">
        <w:rPr>
          <w:lang w:val="fi-FI"/>
        </w:rPr>
        <w:t>Duchennen</w:t>
      </w:r>
      <w:proofErr w:type="spellEnd"/>
      <w:r w:rsidRPr="00FE12ED">
        <w:rPr>
          <w:lang w:val="fi-FI"/>
        </w:rPr>
        <w:t xml:space="preserve"> </w:t>
      </w:r>
      <w:proofErr w:type="spellStart"/>
      <w:r w:rsidRPr="00FE12ED">
        <w:rPr>
          <w:lang w:val="fi-FI"/>
        </w:rPr>
        <w:t>lihasdystrofiassa</w:t>
      </w:r>
      <w:proofErr w:type="spellEnd"/>
      <w:r w:rsidRPr="00FE12ED">
        <w:rPr>
          <w:lang w:val="fi-FI"/>
        </w:rPr>
        <w:t xml:space="preserve"> </w:t>
      </w:r>
      <w:proofErr w:type="spellStart"/>
      <w:r w:rsidRPr="00FE12ED">
        <w:rPr>
          <w:lang w:val="fi-FI"/>
        </w:rPr>
        <w:t>dantroleeni</w:t>
      </w:r>
      <w:proofErr w:type="spellEnd"/>
      <w:r w:rsidRPr="00FE12ED">
        <w:rPr>
          <w:lang w:val="fi-FI"/>
        </w:rPr>
        <w:t xml:space="preserve"> ja </w:t>
      </w:r>
      <w:proofErr w:type="spellStart"/>
      <w:r w:rsidRPr="00FE12ED">
        <w:rPr>
          <w:lang w:val="fi-FI"/>
        </w:rPr>
        <w:t>ryanodiini</w:t>
      </w:r>
      <w:proofErr w:type="spellEnd"/>
      <w:r w:rsidRPr="00FE12ED">
        <w:rPr>
          <w:lang w:val="fi-FI"/>
        </w:rPr>
        <w:t xml:space="preserve"> -lääkkeitä on käytetty kliinisissä kokeissa, jossa niiden käyttö tehosti kymmenkertaisesti </w:t>
      </w:r>
      <w:proofErr w:type="spellStart"/>
      <w:r w:rsidRPr="00FE12ED">
        <w:rPr>
          <w:lang w:val="fi-FI"/>
        </w:rPr>
        <w:t>antisense-oligonukleotidin</w:t>
      </w:r>
      <w:proofErr w:type="spellEnd"/>
      <w:r w:rsidRPr="00FE12ED">
        <w:rPr>
          <w:lang w:val="fi-FI"/>
        </w:rPr>
        <w:t xml:space="preserve"> toimintaa </w:t>
      </w:r>
      <w:r w:rsidRPr="00FE12ED">
        <w:rPr>
          <w:lang w:val="fi-FI"/>
        </w:rPr>
        <w:fldChar w:fldCharType="begin" w:fldLock="1"/>
      </w:r>
      <w:r w:rsidR="003D6553" w:rsidRPr="00FE12ED">
        <w:rPr>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Pr="00FE12ED">
        <w:rPr>
          <w:lang w:val="fi-FI"/>
        </w:rPr>
        <w:fldChar w:fldCharType="separate"/>
      </w:r>
      <w:r w:rsidRPr="00FE12ED">
        <w:rPr>
          <w:noProof/>
          <w:lang w:val="fi-FI"/>
        </w:rPr>
        <w:t>(Scotti ja Swanson, 2015)</w:t>
      </w:r>
      <w:r w:rsidRPr="00FE12ED">
        <w:rPr>
          <w:lang w:val="fi-FI"/>
        </w:rPr>
        <w:fldChar w:fldCharType="end"/>
      </w:r>
      <w:r w:rsidRPr="00FE12ED">
        <w:rPr>
          <w:lang w:val="fi-FI"/>
        </w:rPr>
        <w:t>.</w:t>
      </w:r>
    </w:p>
    <w:p w14:paraId="7BF38F9B" w14:textId="77777777" w:rsidR="00FC1964" w:rsidRPr="00FE12ED" w:rsidRDefault="00DC351E" w:rsidP="008F6D26">
      <w:pPr>
        <w:divId w:val="1791391697"/>
        <w:rPr>
          <w:lang w:val="fi-FI"/>
        </w:rPr>
      </w:pPr>
      <w:r w:rsidRPr="00FE12ED">
        <w:rPr>
          <w:szCs w:val="24"/>
          <w:lang w:val="fi-FI"/>
        </w:rPr>
        <w:tab/>
      </w:r>
      <w:r w:rsidR="00FC1964" w:rsidRPr="00FE12ED">
        <w:rPr>
          <w:szCs w:val="24"/>
          <w:lang w:val="fi-FI"/>
        </w:rPr>
        <w:t>S</w:t>
      </w:r>
      <w:r w:rsidRPr="00FE12ED">
        <w:rPr>
          <w:szCs w:val="24"/>
          <w:lang w:val="fi-FI"/>
        </w:rPr>
        <w:t>pinaalisessa lihasatrofiassa on</w:t>
      </w:r>
      <w:r w:rsidR="003D6553" w:rsidRPr="00FE12ED">
        <w:rPr>
          <w:szCs w:val="24"/>
          <w:lang w:val="fi-FI"/>
        </w:rPr>
        <w:t xml:space="preserve"> löydetty molekyylejä, jotka tehostavat </w:t>
      </w:r>
      <w:proofErr w:type="spellStart"/>
      <w:r w:rsidR="003D6553" w:rsidRPr="00FE12ED">
        <w:rPr>
          <w:szCs w:val="24"/>
          <w:lang w:val="fi-FI"/>
        </w:rPr>
        <w:t>antisense-oligonukleotidien</w:t>
      </w:r>
      <w:proofErr w:type="spellEnd"/>
      <w:r w:rsidR="003D6553" w:rsidRPr="00FE12ED">
        <w:rPr>
          <w:szCs w:val="24"/>
          <w:lang w:val="fi-FI"/>
        </w:rPr>
        <w:t xml:space="preserve"> toimintaa. Tutkimuksissa on käytetty </w:t>
      </w:r>
      <w:r w:rsidR="003D6553" w:rsidRPr="00FE12ED">
        <w:rPr>
          <w:spacing w:val="3"/>
          <w:szCs w:val="24"/>
          <w:shd w:val="clear" w:color="auto" w:fill="FFFFFF"/>
          <w:lang w:val="fi-FI"/>
        </w:rPr>
        <w:t xml:space="preserve">SMNC1, SMNC2 ja SMNC3 -molekyylejä, jotka hiirillä SMN2-reportteriminigeenissä lisäsi tehosti </w:t>
      </w:r>
      <w:proofErr w:type="spellStart"/>
      <w:r w:rsidR="003D6553" w:rsidRPr="00FE12ED">
        <w:rPr>
          <w:spacing w:val="3"/>
          <w:szCs w:val="24"/>
          <w:shd w:val="clear" w:color="auto" w:fill="FFFFFF"/>
          <w:lang w:val="fi-FI"/>
        </w:rPr>
        <w:t>eksonin</w:t>
      </w:r>
      <w:proofErr w:type="spellEnd"/>
      <w:r w:rsidR="003D6553" w:rsidRPr="00FE12ED">
        <w:rPr>
          <w:spacing w:val="3"/>
          <w:szCs w:val="24"/>
          <w:shd w:val="clear" w:color="auto" w:fill="FFFFFF"/>
          <w:lang w:val="fi-FI"/>
        </w:rPr>
        <w:t xml:space="preserve"> 7 säilymistä. RNA-sekvensointi on osoittanut, että nämä pienet molekyylit eivät aiheuta </w:t>
      </w:r>
      <w:proofErr w:type="spellStart"/>
      <w:r w:rsidR="003D6553" w:rsidRPr="00FE12ED">
        <w:rPr>
          <w:spacing w:val="3"/>
          <w:szCs w:val="24"/>
          <w:shd w:val="clear" w:color="auto" w:fill="FFFFFF"/>
          <w:lang w:val="fi-FI"/>
        </w:rPr>
        <w:t>transkriptomin</w:t>
      </w:r>
      <w:proofErr w:type="spellEnd"/>
      <w:r w:rsidR="003D6553" w:rsidRPr="00FE12ED">
        <w:rPr>
          <w:spacing w:val="3"/>
          <w:szCs w:val="24"/>
          <w:shd w:val="clear" w:color="auto" w:fill="FFFFFF"/>
          <w:lang w:val="fi-FI"/>
        </w:rPr>
        <w:t xml:space="preserve"> laajuisia muutoksia </w:t>
      </w:r>
      <w:r w:rsidR="003D6553" w:rsidRPr="00FE12ED">
        <w:rPr>
          <w:spacing w:val="3"/>
          <w:szCs w:val="24"/>
          <w:shd w:val="clear" w:color="auto" w:fill="FFFFFF"/>
          <w:lang w:val="fi-FI"/>
        </w:rPr>
        <w:fldChar w:fldCharType="begin" w:fldLock="1"/>
      </w:r>
      <w:r w:rsidR="00371F76" w:rsidRPr="00FE12ED">
        <w:rPr>
          <w:spacing w:val="3"/>
          <w:szCs w:val="24"/>
          <w:shd w:val="clear" w:color="auto" w:fill="FFFFFF"/>
          <w:lang w:val="fi-FI"/>
        </w:rPr>
        <w:instrText>ADDIN CSL_CITATION {"citationItems":[{"id":"ITEM-1","itemData":{"author":[{"dropping-particle":"","family":"Scotti","given":"Marina M","non-dropping-particle":"","parse-names":false,"suffix":""},{"dropping-particle":"","family":"Swanson","given":"Maurice S","non-dropping-particle":"","parse-names":false,"suffix":""}],"container-title":"Nature Reviews Genetics","id":"ITEM-1","issued":{"date-parts":[["2015"]]},"page":"19","publisher":"Nature Publishing Group, a division of Macmillan Publishers Limited. All Rights Reserved","title":"RNA mis-splicing in disease","type":"article-journal","volume":"17"},"uris":["http://www.mendeley.com/documents/?uuid=fb576af0-53f1-4209-99b2-a39c1cad0416"]}],"mendeley":{"formattedCitation":"(&lt;span style=\"baseline\"&gt;Scotti ja Swanson&lt;/span&gt;, 2015)","plainTextFormattedCitation":"(Scotti ja Swanson, 2015)","previouslyFormattedCitation":"(&lt;span style=\"baseline\"&gt;Scotti ja Swanson&lt;/span&gt;, 2015)"},"properties":{"noteIndex":0},"schema":"https://github.com/citation-style-language/schema/raw/master/csl-citation.json"}</w:instrText>
      </w:r>
      <w:r w:rsidR="003D6553" w:rsidRPr="00FE12ED">
        <w:rPr>
          <w:spacing w:val="3"/>
          <w:szCs w:val="24"/>
          <w:shd w:val="clear" w:color="auto" w:fill="FFFFFF"/>
          <w:lang w:val="fi-FI"/>
        </w:rPr>
        <w:fldChar w:fldCharType="separate"/>
      </w:r>
      <w:r w:rsidR="003D6553" w:rsidRPr="00FE12ED">
        <w:rPr>
          <w:noProof/>
          <w:spacing w:val="3"/>
          <w:szCs w:val="24"/>
          <w:shd w:val="clear" w:color="auto" w:fill="FFFFFF"/>
          <w:lang w:val="fi-FI"/>
        </w:rPr>
        <w:t>(Scotti ja Swanson, 2015)</w:t>
      </w:r>
      <w:r w:rsidR="003D6553" w:rsidRPr="00FE12ED">
        <w:rPr>
          <w:spacing w:val="3"/>
          <w:szCs w:val="24"/>
          <w:shd w:val="clear" w:color="auto" w:fill="FFFFFF"/>
          <w:lang w:val="fi-FI"/>
        </w:rPr>
        <w:fldChar w:fldCharType="end"/>
      </w:r>
      <w:r w:rsidR="003D6553" w:rsidRPr="00FE12ED">
        <w:rPr>
          <w:spacing w:val="3"/>
          <w:szCs w:val="24"/>
          <w:shd w:val="clear" w:color="auto" w:fill="FFFFFF"/>
          <w:lang w:val="fi-FI"/>
        </w:rPr>
        <w:t>.</w:t>
      </w:r>
      <w:r w:rsidR="00FC1964" w:rsidRPr="00FE12ED">
        <w:rPr>
          <w:spacing w:val="3"/>
          <w:szCs w:val="24"/>
          <w:shd w:val="clear" w:color="auto" w:fill="FFFFFF"/>
          <w:lang w:val="fi-FI"/>
        </w:rPr>
        <w:t xml:space="preserve"> </w:t>
      </w:r>
      <w:r w:rsidR="00FC1964" w:rsidRPr="00FE12ED">
        <w:rPr>
          <w:lang w:val="fi-FI"/>
        </w:rPr>
        <w:t xml:space="preserve">Myös </w:t>
      </w:r>
      <w:proofErr w:type="spellStart"/>
      <w:r w:rsidR="00FC1964" w:rsidRPr="00FE12ED">
        <w:rPr>
          <w:lang w:val="fi-FI"/>
        </w:rPr>
        <w:t>myotonisen</w:t>
      </w:r>
      <w:proofErr w:type="spellEnd"/>
      <w:r w:rsidR="00FC1964" w:rsidRPr="00FE12ED">
        <w:rPr>
          <w:lang w:val="fi-FI"/>
        </w:rPr>
        <w:t xml:space="preserve"> </w:t>
      </w:r>
      <w:proofErr w:type="spellStart"/>
      <w:r w:rsidR="00FC1964" w:rsidRPr="00FE12ED">
        <w:rPr>
          <w:lang w:val="fi-FI"/>
        </w:rPr>
        <w:t>dystrofian</w:t>
      </w:r>
      <w:proofErr w:type="spellEnd"/>
      <w:r w:rsidR="00FC1964" w:rsidRPr="00FE12ED">
        <w:rPr>
          <w:lang w:val="fi-FI"/>
        </w:rPr>
        <w:t xml:space="preserve"> hoitoon on käytetty pieniä molekyylejä, jotka estävät MBNL1 sekä CUGBP1-silmukointitekijöiden kertymisen CUG-toistoihin. Näitä pieniä molekyylejä ovat </w:t>
      </w:r>
      <w:r w:rsidR="0007310B" w:rsidRPr="00FE12ED">
        <w:rPr>
          <w:lang w:val="fi-FI"/>
        </w:rPr>
        <w:t>esimerkiksi</w:t>
      </w:r>
      <w:r w:rsidR="00FC1964" w:rsidRPr="00FE12ED">
        <w:rPr>
          <w:lang w:val="fi-FI"/>
        </w:rPr>
        <w:t xml:space="preserve"> </w:t>
      </w:r>
      <w:proofErr w:type="spellStart"/>
      <w:r w:rsidR="00FC1964" w:rsidRPr="00FE12ED">
        <w:rPr>
          <w:lang w:val="fi-FI"/>
        </w:rPr>
        <w:t>pentamidiini</w:t>
      </w:r>
      <w:proofErr w:type="spellEnd"/>
      <w:r w:rsidR="00FC1964" w:rsidRPr="00FE12ED">
        <w:rPr>
          <w:lang w:val="fi-FI"/>
        </w:rPr>
        <w:t xml:space="preserve"> </w:t>
      </w:r>
      <w:r w:rsidR="00FC1964" w:rsidRPr="00FE12ED">
        <w:rPr>
          <w:lang w:val="fi-FI"/>
        </w:rPr>
        <w:fldChar w:fldCharType="begin" w:fldLock="1"/>
      </w:r>
      <w:r w:rsidR="0007310B" w:rsidRPr="00FE12ED">
        <w:rPr>
          <w:lang w:val="fi-FI"/>
        </w:rPr>
        <w:instrText>ADDIN CSL_CITATION {"citationItems":[{"id":"ITEM-1","itemData":{"DOI":"10.1093/bfgp/elr020 [doi]","author":[{"dropping-particle":"","family":"Douglas","given":"Andrew G. L.","non-dropping-particle":"","parse-names":false,"suffix":""},{"dropping-particle":"","family":"Wood","given":"Matthew J. A.","non-dropping-particle":"","parse-names":false,"suffix":""}],"container-title":"Briefings in Functional Genomics","id":"ITEM-1","issue":"3","issued":{"date-parts":[["2011"]]},"note":"SO: Briefings in Functional Genomics May 1, 2011 10(3):151","page":"151-164","title":"RNA splicing: disease and therapy","type":"article-journal","volume":"10"},"uris":["http://www.mendeley.com/documents/?uuid=2add72dc-f949-4df4-9c98-6479fd984b0e"]}],"mendeley":{"formattedCitation":"(&lt;span style=\"baseline\"&gt;Douglas ja Wood&lt;/span&gt;, 2011)","plainTextFormattedCitation":"(Douglas ja Wood, 2011)","previouslyFormattedCitation":"(&lt;span style=\"baseline\"&gt;Douglas ja Wood&lt;/span&gt;, 2011)"},"properties":{"noteIndex":0},"schema":"https://github.com/citation-style-language/schema/raw/master/csl-citation.json"}</w:instrText>
      </w:r>
      <w:r w:rsidR="00FC1964" w:rsidRPr="00FE12ED">
        <w:rPr>
          <w:lang w:val="fi-FI"/>
        </w:rPr>
        <w:fldChar w:fldCharType="separate"/>
      </w:r>
      <w:r w:rsidR="00FC1964" w:rsidRPr="00FE12ED">
        <w:rPr>
          <w:noProof/>
          <w:lang w:val="fi-FI"/>
        </w:rPr>
        <w:t>(Douglas ja Wood, 2011)</w:t>
      </w:r>
      <w:r w:rsidR="00FC1964" w:rsidRPr="00FE12ED">
        <w:rPr>
          <w:lang w:val="fi-FI"/>
        </w:rPr>
        <w:fldChar w:fldCharType="end"/>
      </w:r>
      <w:r w:rsidR="00FC1964" w:rsidRPr="00FE12ED">
        <w:rPr>
          <w:lang w:val="fi-FI"/>
        </w:rPr>
        <w:t>.</w:t>
      </w:r>
    </w:p>
    <w:p w14:paraId="3D2B5BA0" w14:textId="3B899FB7" w:rsidR="00885D4E" w:rsidRDefault="00FC1964" w:rsidP="00876A42">
      <w:pPr>
        <w:divId w:val="1791391697"/>
        <w:rPr>
          <w:lang w:val="fi-FI"/>
        </w:rPr>
      </w:pPr>
      <w:r w:rsidRPr="00FE12ED">
        <w:rPr>
          <w:spacing w:val="3"/>
          <w:szCs w:val="24"/>
          <w:shd w:val="clear" w:color="auto" w:fill="FFFFFF"/>
          <w:lang w:val="fi-FI"/>
        </w:rPr>
        <w:tab/>
        <w:t xml:space="preserve">Pieniä molekyylejä voidaan käyttää myös suoraan </w:t>
      </w:r>
      <w:r w:rsidR="0007310B" w:rsidRPr="00FE12ED">
        <w:rPr>
          <w:spacing w:val="3"/>
          <w:szCs w:val="24"/>
          <w:shd w:val="clear" w:color="auto" w:fill="FFFFFF"/>
          <w:lang w:val="fi-FI"/>
        </w:rPr>
        <w:t xml:space="preserve">vaihtoehtoisen silmukoinnin säätelyn muokkaamiseen. Yksi keinoista on SR-proteiinien </w:t>
      </w:r>
      <w:proofErr w:type="spellStart"/>
      <w:r w:rsidR="0007310B" w:rsidRPr="00FE12ED">
        <w:rPr>
          <w:spacing w:val="3"/>
          <w:szCs w:val="24"/>
          <w:shd w:val="clear" w:color="auto" w:fill="FFFFFF"/>
          <w:lang w:val="fi-FI"/>
        </w:rPr>
        <w:t>fosforylaatio</w:t>
      </w:r>
      <w:proofErr w:type="spellEnd"/>
      <w:r w:rsidR="0007310B" w:rsidRPr="00FE12ED">
        <w:rPr>
          <w:spacing w:val="3"/>
          <w:szCs w:val="24"/>
          <w:shd w:val="clear" w:color="auto" w:fill="FFFFFF"/>
          <w:lang w:val="fi-FI"/>
        </w:rPr>
        <w:t xml:space="preserve">, joka tehostaa </w:t>
      </w:r>
      <w:proofErr w:type="spellStart"/>
      <w:r w:rsidR="0007310B" w:rsidRPr="00FE12ED">
        <w:rPr>
          <w:spacing w:val="3"/>
          <w:szCs w:val="24"/>
          <w:shd w:val="clear" w:color="auto" w:fill="FFFFFF"/>
          <w:lang w:val="fi-FI"/>
        </w:rPr>
        <w:t>eksonien</w:t>
      </w:r>
      <w:proofErr w:type="spellEnd"/>
      <w:r w:rsidR="0007310B" w:rsidRPr="00FE12ED">
        <w:rPr>
          <w:spacing w:val="3"/>
          <w:szCs w:val="24"/>
          <w:shd w:val="clear" w:color="auto" w:fill="FFFFFF"/>
          <w:lang w:val="fi-FI"/>
        </w:rPr>
        <w:t xml:space="preserve"> tunnistusta. SR-proteiineja </w:t>
      </w:r>
      <w:proofErr w:type="spellStart"/>
      <w:r w:rsidR="0007310B" w:rsidRPr="00FE12ED">
        <w:rPr>
          <w:spacing w:val="3"/>
          <w:szCs w:val="24"/>
          <w:shd w:val="clear" w:color="auto" w:fill="FFFFFF"/>
          <w:lang w:val="fi-FI"/>
        </w:rPr>
        <w:t>fosforyloivien</w:t>
      </w:r>
      <w:proofErr w:type="spellEnd"/>
      <w:r w:rsidR="0007310B" w:rsidRPr="00FE12ED">
        <w:rPr>
          <w:spacing w:val="3"/>
          <w:szCs w:val="24"/>
          <w:shd w:val="clear" w:color="auto" w:fill="FFFFFF"/>
          <w:lang w:val="fi-FI"/>
        </w:rPr>
        <w:t xml:space="preserve"> </w:t>
      </w:r>
      <w:proofErr w:type="spellStart"/>
      <w:r w:rsidR="0007310B" w:rsidRPr="00FE12ED">
        <w:rPr>
          <w:spacing w:val="3"/>
          <w:szCs w:val="24"/>
          <w:shd w:val="clear" w:color="auto" w:fill="FFFFFF"/>
          <w:lang w:val="fi-FI"/>
        </w:rPr>
        <w:t>kinaasien</w:t>
      </w:r>
      <w:proofErr w:type="spellEnd"/>
      <w:r w:rsidR="0007310B" w:rsidRPr="00FE12ED">
        <w:rPr>
          <w:spacing w:val="3"/>
          <w:szCs w:val="24"/>
          <w:shd w:val="clear" w:color="auto" w:fill="FFFFFF"/>
          <w:lang w:val="fi-FI"/>
        </w:rPr>
        <w:t xml:space="preserve"> toimintaa inhiboimalla voidaan muokata silmukointikohtien tunnistusta </w:t>
      </w:r>
      <w:r w:rsidR="0007310B" w:rsidRPr="00FE12ED">
        <w:rPr>
          <w:spacing w:val="3"/>
          <w:szCs w:val="24"/>
          <w:shd w:val="clear" w:color="auto" w:fill="FFFFFF"/>
          <w:lang w:val="fi-FI"/>
        </w:rPr>
        <w:fldChar w:fldCharType="begin" w:fldLock="1"/>
      </w:r>
      <w:r w:rsidR="0007310B" w:rsidRPr="00FE12ED">
        <w:rPr>
          <w:spacing w:val="3"/>
          <w:szCs w:val="24"/>
          <w:shd w:val="clear" w:color="auto" w:fill="FFFFFF"/>
          <w:lang w:val="fi-FI"/>
        </w:rPr>
        <w:instrText>ADDIN CSL_CITATION {"citationItems":[{"id":"ITEM-1","itemData":{"DOI":"10.1093/bfgp/elr020 [doi]","author":[{"dropping-particle":"","family":"Douglas","given":"Andrew G. L.","non-dropping-particle":"","parse-names":false,"suffix":""},{"dropping-particle":"","family":"Wood","given":"Matthew J. A.","non-dropping-particle":"","parse-names":false,"suffix":""}],"container-title":"Briefings in Functional Genomics","id":"ITEM-1","issue":"3","issued":{"date-parts":[["2011"]]},"note":"SO: Briefings in Functional Genomics May 1, 2011 10(3):151","page":"151-164","title":"RNA splicing: disease and therapy","type":"article-journal","volume":"10"},"uris":["http://www.mendeley.com/documents/?uuid=2add72dc-f949-4df4-9c98-6479fd984b0e"]}],"mendeley":{"formattedCitation":"(&lt;span style=\"baseline\"&gt;Douglas ja Wood&lt;/span&gt;, 2011)","plainTextFormattedCitation":"(Douglas ja Wood, 2011)","previouslyFormattedCitation":"(&lt;span style=\"baseline\"&gt;Douglas ja Wood&lt;/span&gt;, 2011)"},"properties":{"noteIndex":0},"schema":"https://github.com/citation-style-language/schema/raw/master/csl-citation.json"}</w:instrText>
      </w:r>
      <w:r w:rsidR="0007310B" w:rsidRPr="00FE12ED">
        <w:rPr>
          <w:spacing w:val="3"/>
          <w:szCs w:val="24"/>
          <w:shd w:val="clear" w:color="auto" w:fill="FFFFFF"/>
          <w:lang w:val="fi-FI"/>
        </w:rPr>
        <w:fldChar w:fldCharType="separate"/>
      </w:r>
      <w:r w:rsidR="0007310B" w:rsidRPr="00FE12ED">
        <w:rPr>
          <w:noProof/>
          <w:spacing w:val="3"/>
          <w:szCs w:val="24"/>
          <w:shd w:val="clear" w:color="auto" w:fill="FFFFFF"/>
          <w:lang w:val="fi-FI"/>
        </w:rPr>
        <w:t xml:space="preserve">(Douglas ja Wood, </w:t>
      </w:r>
      <w:r w:rsidR="0007310B" w:rsidRPr="00FE12ED">
        <w:rPr>
          <w:noProof/>
          <w:spacing w:val="3"/>
          <w:szCs w:val="24"/>
          <w:shd w:val="clear" w:color="auto" w:fill="FFFFFF"/>
          <w:lang w:val="fi-FI"/>
        </w:rPr>
        <w:lastRenderedPageBreak/>
        <w:t>2011)</w:t>
      </w:r>
      <w:r w:rsidR="0007310B" w:rsidRPr="00FE12ED">
        <w:rPr>
          <w:spacing w:val="3"/>
          <w:szCs w:val="24"/>
          <w:shd w:val="clear" w:color="auto" w:fill="FFFFFF"/>
          <w:lang w:val="fi-FI"/>
        </w:rPr>
        <w:fldChar w:fldCharType="end"/>
      </w:r>
      <w:r w:rsidR="0007310B" w:rsidRPr="00FE12ED">
        <w:rPr>
          <w:spacing w:val="3"/>
          <w:szCs w:val="24"/>
          <w:shd w:val="clear" w:color="auto" w:fill="FFFFFF"/>
          <w:lang w:val="fi-FI"/>
        </w:rPr>
        <w:t xml:space="preserve">. Esimerkiksi GSK3-kinaasi </w:t>
      </w:r>
      <w:proofErr w:type="spellStart"/>
      <w:r w:rsidR="0007310B" w:rsidRPr="00FE12ED">
        <w:rPr>
          <w:spacing w:val="3"/>
          <w:szCs w:val="24"/>
          <w:shd w:val="clear" w:color="auto" w:fill="FFFFFF"/>
          <w:lang w:val="fi-FI"/>
        </w:rPr>
        <w:t>fosforyloi</w:t>
      </w:r>
      <w:proofErr w:type="spellEnd"/>
      <w:r w:rsidR="0007310B" w:rsidRPr="00FE12ED">
        <w:rPr>
          <w:spacing w:val="3"/>
          <w:szCs w:val="24"/>
          <w:shd w:val="clear" w:color="auto" w:fill="FFFFFF"/>
          <w:lang w:val="fi-FI"/>
        </w:rPr>
        <w:t xml:space="preserve"> SR-proteiineja, jotka säätelevät tau-</w:t>
      </w:r>
      <w:proofErr w:type="spellStart"/>
      <w:r w:rsidR="0007310B" w:rsidRPr="00FE12ED">
        <w:rPr>
          <w:spacing w:val="3"/>
          <w:szCs w:val="24"/>
          <w:shd w:val="clear" w:color="auto" w:fill="FFFFFF"/>
          <w:lang w:val="fi-FI"/>
        </w:rPr>
        <w:t>eksoni</w:t>
      </w:r>
      <w:proofErr w:type="spellEnd"/>
      <w:r w:rsidR="0007310B" w:rsidRPr="00FE12ED">
        <w:rPr>
          <w:spacing w:val="3"/>
          <w:szCs w:val="24"/>
          <w:shd w:val="clear" w:color="auto" w:fill="FFFFFF"/>
          <w:lang w:val="fi-FI"/>
        </w:rPr>
        <w:t xml:space="preserve"> 10 säilyttämistä </w:t>
      </w:r>
      <w:r w:rsidR="0007310B" w:rsidRPr="00FE12ED">
        <w:rPr>
          <w:i/>
          <w:spacing w:val="3"/>
          <w:szCs w:val="24"/>
          <w:shd w:val="clear" w:color="auto" w:fill="FFFFFF"/>
          <w:lang w:val="fi-FI"/>
        </w:rPr>
        <w:t>MAPT</w:t>
      </w:r>
      <w:r w:rsidR="0007310B" w:rsidRPr="00FE12ED">
        <w:rPr>
          <w:spacing w:val="3"/>
          <w:szCs w:val="24"/>
          <w:shd w:val="clear" w:color="auto" w:fill="FFFFFF"/>
          <w:lang w:val="fi-FI"/>
        </w:rPr>
        <w:t>-geenissä. Eksonin</w:t>
      </w:r>
      <w:r w:rsidR="00DD6298" w:rsidRPr="00FE12ED">
        <w:rPr>
          <w:spacing w:val="3"/>
          <w:szCs w:val="24"/>
          <w:shd w:val="clear" w:color="auto" w:fill="FFFFFF"/>
          <w:lang w:val="fi-FI"/>
        </w:rPr>
        <w:t xml:space="preserve"> pois</w:t>
      </w:r>
      <w:r w:rsidR="0007310B" w:rsidRPr="00FE12ED">
        <w:rPr>
          <w:spacing w:val="3"/>
          <w:szCs w:val="24"/>
          <w:shd w:val="clear" w:color="auto" w:fill="FFFFFF"/>
          <w:lang w:val="fi-FI"/>
        </w:rPr>
        <w:t xml:space="preserve"> silmukoiminen voi aiheuttaa </w:t>
      </w:r>
      <w:proofErr w:type="spellStart"/>
      <w:r w:rsidR="0007310B" w:rsidRPr="00FE12ED">
        <w:rPr>
          <w:spacing w:val="3"/>
          <w:szCs w:val="24"/>
          <w:shd w:val="clear" w:color="auto" w:fill="FFFFFF"/>
          <w:lang w:val="fi-FI"/>
        </w:rPr>
        <w:t>frontotemporaalista</w:t>
      </w:r>
      <w:proofErr w:type="spellEnd"/>
      <w:r w:rsidR="0007310B" w:rsidRPr="00FE12ED">
        <w:rPr>
          <w:spacing w:val="3"/>
          <w:szCs w:val="24"/>
          <w:shd w:val="clear" w:color="auto" w:fill="FFFFFF"/>
          <w:lang w:val="fi-FI"/>
        </w:rPr>
        <w:t xml:space="preserve"> dementiaa </w:t>
      </w:r>
      <w:r w:rsidR="0007310B" w:rsidRPr="00FE12ED">
        <w:rPr>
          <w:spacing w:val="3"/>
          <w:szCs w:val="24"/>
          <w:shd w:val="clear" w:color="auto" w:fill="FFFFFF"/>
          <w:lang w:val="fi-FI"/>
        </w:rPr>
        <w:fldChar w:fldCharType="begin" w:fldLock="1"/>
      </w:r>
      <w:r w:rsidR="00DD6298" w:rsidRPr="00FE12ED">
        <w:rPr>
          <w:spacing w:val="3"/>
          <w:szCs w:val="24"/>
          <w:shd w:val="clear" w:color="auto" w:fill="FFFFFF"/>
          <w:lang w:val="fi-FI"/>
        </w:rPr>
        <w:instrText>ADDIN CSL_CITATION {"citationItems":[{"id":"ITEM-1","itemData":{"DOI":"10.1002/path.2649","ISSN":"0022-3417","abstract":"Ninety-four percent of human genes are discontinuous such that segments expressed as mRNA are contained within exons and separated by intervening segments, called introns. Following transcription, genes are expressed as precursor mRNAs (pre-mRNAs) which are spliced co-transcriptionally and the flanking exons are joined together to form a continuous mRNA. One advantage of this architecture is that it allows alternative splicing by differential use of exons to generate multiple mRNAs from individual genes. Regulatory elements located within introns and exons guide the splicing complex, the spliceosome, and auxiliary RNA binding proteins to the correct sites for intron removal and exon joining. Misregulation of splicing and alternative splicing can result from mutations in cis regulatory elements within the affected gene or from mutations that affect the activities of trans-acting factors that are components of the splicing machinery. Mutations that affect splicing can cause disease directly or contribute to the susceptibility or severity of disease. An understanding of the role of splicing in disease expands potential opportunities for therapeutic intervention by either directly addressing the cause or by providing novel approaches to circumvent disease processes.","author":[{"dropping-particle":"","family":"Ward","given":"Amanda J","non-dropping-particle":"","parse-names":false,"suffix":""},{"dropping-particle":"","family":"Cooper","given":"Thomas A","non-dropping-particle":"","parse-names":false,"suffix":""}],"container-title":"The Journal of pathology","id":"ITEM-1","issue":"2","issued":{"date-parts":[["2010"]]},"note":"J1: J Pathol","page":"152-163","title":"The Pathobiology of Splicing","type":"article-journal","volume":"220"},"uris":["http://www.mendeley.com/documents/?uuid=daf734dd-00a5-47c7-b542-b74176c23379"]}],"mendeley":{"formattedCitation":"(&lt;span style=\"baseline\"&gt;Ward ja Cooper&lt;/span&gt;, 2010)","plainTextFormattedCitation":"(Ward ja Cooper, 2010)","previouslyFormattedCitation":"(&lt;span style=\"baseline\"&gt;Ward ja Cooper&lt;/span&gt;, 2010)"},"properties":{"noteIndex":0},"schema":"https://github.com/citation-style-language/schema/raw/master/csl-citation.json"}</w:instrText>
      </w:r>
      <w:r w:rsidR="0007310B" w:rsidRPr="00FE12ED">
        <w:rPr>
          <w:spacing w:val="3"/>
          <w:szCs w:val="24"/>
          <w:shd w:val="clear" w:color="auto" w:fill="FFFFFF"/>
          <w:lang w:val="fi-FI"/>
        </w:rPr>
        <w:fldChar w:fldCharType="separate"/>
      </w:r>
      <w:r w:rsidR="0007310B" w:rsidRPr="00FE12ED">
        <w:rPr>
          <w:noProof/>
          <w:spacing w:val="3"/>
          <w:szCs w:val="24"/>
          <w:shd w:val="clear" w:color="auto" w:fill="FFFFFF"/>
          <w:lang w:val="fi-FI"/>
        </w:rPr>
        <w:t>(Ward ja Cooper, 2010)</w:t>
      </w:r>
      <w:r w:rsidR="0007310B" w:rsidRPr="00FE12ED">
        <w:rPr>
          <w:spacing w:val="3"/>
          <w:szCs w:val="24"/>
          <w:shd w:val="clear" w:color="auto" w:fill="FFFFFF"/>
          <w:lang w:val="fi-FI"/>
        </w:rPr>
        <w:fldChar w:fldCharType="end"/>
      </w:r>
      <w:r w:rsidR="0007310B" w:rsidRPr="00FE12ED">
        <w:rPr>
          <w:spacing w:val="3"/>
          <w:szCs w:val="24"/>
          <w:shd w:val="clear" w:color="auto" w:fill="FFFFFF"/>
          <w:lang w:val="fi-FI"/>
        </w:rPr>
        <w:t>. Ongelmana silmukoinnin säätelijöiden muokkaamisessa on se, että samat silmukointitekijät vaikuttavat useisiin geeneihin</w:t>
      </w:r>
      <w:r w:rsidR="00DD6298" w:rsidRPr="00FE12ED">
        <w:rPr>
          <w:spacing w:val="3"/>
          <w:szCs w:val="24"/>
          <w:shd w:val="clear" w:color="auto" w:fill="FFFFFF"/>
          <w:lang w:val="fi-FI"/>
        </w:rPr>
        <w:t xml:space="preserve">, joten seurauksena voi olla haitallisia vaikutuksia kohteen ulkopuolella. Lisäksi myös </w:t>
      </w:r>
      <w:proofErr w:type="spellStart"/>
      <w:r w:rsidR="00DD6298" w:rsidRPr="00FE12ED">
        <w:rPr>
          <w:spacing w:val="3"/>
          <w:szCs w:val="24"/>
          <w:shd w:val="clear" w:color="auto" w:fill="FFFFFF"/>
          <w:lang w:val="fi-FI"/>
        </w:rPr>
        <w:t>kinaaseilla</w:t>
      </w:r>
      <w:proofErr w:type="spellEnd"/>
      <w:r w:rsidR="00DD6298" w:rsidRPr="00FE12ED">
        <w:rPr>
          <w:spacing w:val="3"/>
          <w:szCs w:val="24"/>
          <w:shd w:val="clear" w:color="auto" w:fill="FFFFFF"/>
          <w:lang w:val="fi-FI"/>
        </w:rPr>
        <w:t xml:space="preserve"> on useita eri rooleja solunsisäisissä toiminnoissa, joten </w:t>
      </w:r>
      <w:proofErr w:type="spellStart"/>
      <w:r w:rsidR="00DD6298" w:rsidRPr="00FE12ED">
        <w:rPr>
          <w:spacing w:val="3"/>
          <w:szCs w:val="24"/>
          <w:shd w:val="clear" w:color="auto" w:fill="FFFFFF"/>
          <w:lang w:val="fi-FI"/>
        </w:rPr>
        <w:t>kinaasien</w:t>
      </w:r>
      <w:proofErr w:type="spellEnd"/>
      <w:r w:rsidR="00DD6298" w:rsidRPr="00FE12ED">
        <w:rPr>
          <w:spacing w:val="3"/>
          <w:szCs w:val="24"/>
          <w:shd w:val="clear" w:color="auto" w:fill="FFFFFF"/>
          <w:lang w:val="fi-FI"/>
        </w:rPr>
        <w:t xml:space="preserve"> muokkaaminen voi vaikuttaa muuhunkin kuin silmukointiin </w:t>
      </w:r>
      <w:r w:rsidR="00DD6298" w:rsidRPr="00FE12ED">
        <w:rPr>
          <w:spacing w:val="3"/>
          <w:szCs w:val="24"/>
          <w:shd w:val="clear" w:color="auto" w:fill="FFFFFF"/>
          <w:lang w:val="fi-FI"/>
        </w:rPr>
        <w:fldChar w:fldCharType="begin" w:fldLock="1"/>
      </w:r>
      <w:r w:rsidR="009B294C" w:rsidRPr="00FE12ED">
        <w:rPr>
          <w:spacing w:val="3"/>
          <w:szCs w:val="24"/>
          <w:shd w:val="clear" w:color="auto" w:fill="FFFFFF"/>
          <w:lang w:val="fi-FI"/>
        </w:rPr>
        <w:instrText>ADDIN CSL_CITATION {"citationItems":[{"id":"ITEM-1","itemData":{"DOI":"10.1093/bfgp/elr020 [doi]","author":[{"dropping-particle":"","family":"Douglas","given":"Andrew G. L.","non-dropping-particle":"","parse-names":false,"suffix":""},{"dropping-particle":"","family":"Wood","given":"Matthew J. A.","non-dropping-particle":"","parse-names":false,"suffix":""}],"container-title":"Briefings in Functional Genomics","id":"ITEM-1","issue":"3","issued":{"date-parts":[["2011"]]},"note":"SO: Briefings in Functional Genomics May 1, 2011 10(3):151","page":"151-164","title":"RNA splicing: disease and therapy","type":"article-journal","volume":"10"},"uris":["http://www.mendeley.com/documents/?uuid=2add72dc-f949-4df4-9c98-6479fd984b0e"]}],"mendeley":{"formattedCitation":"(&lt;span style=\"baseline\"&gt;Douglas ja Wood&lt;/span&gt;, 2011)","plainTextFormattedCitation":"(Douglas ja Wood, 2011)","previouslyFormattedCitation":"(&lt;span style=\"baseline\"&gt;Douglas ja Wood&lt;/span&gt;, 2011)"},"properties":{"noteIndex":0},"schema":"https://github.com/citation-style-language/schema/raw/master/csl-citation.json"}</w:instrText>
      </w:r>
      <w:r w:rsidR="00DD6298" w:rsidRPr="00FE12ED">
        <w:rPr>
          <w:spacing w:val="3"/>
          <w:szCs w:val="24"/>
          <w:shd w:val="clear" w:color="auto" w:fill="FFFFFF"/>
          <w:lang w:val="fi-FI"/>
        </w:rPr>
        <w:fldChar w:fldCharType="separate"/>
      </w:r>
      <w:r w:rsidR="00DD6298" w:rsidRPr="00FE12ED">
        <w:rPr>
          <w:noProof/>
          <w:spacing w:val="3"/>
          <w:szCs w:val="24"/>
          <w:shd w:val="clear" w:color="auto" w:fill="FFFFFF"/>
          <w:lang w:val="fi-FI"/>
        </w:rPr>
        <w:t>(Douglas ja Wood, 2011)</w:t>
      </w:r>
      <w:r w:rsidR="00DD6298" w:rsidRPr="00FE12ED">
        <w:rPr>
          <w:spacing w:val="3"/>
          <w:szCs w:val="24"/>
          <w:shd w:val="clear" w:color="auto" w:fill="FFFFFF"/>
          <w:lang w:val="fi-FI"/>
        </w:rPr>
        <w:fldChar w:fldCharType="end"/>
      </w:r>
      <w:r w:rsidR="00DD6298" w:rsidRPr="00FE12ED">
        <w:rPr>
          <w:spacing w:val="3"/>
          <w:szCs w:val="24"/>
          <w:shd w:val="clear" w:color="auto" w:fill="FFFFFF"/>
          <w:lang w:val="fi-FI"/>
        </w:rPr>
        <w:t>.</w:t>
      </w:r>
    </w:p>
    <w:p w14:paraId="4366E151" w14:textId="38634E95" w:rsidR="00885D4E" w:rsidRDefault="00885D4E" w:rsidP="00876A42">
      <w:pPr>
        <w:divId w:val="1791391697"/>
        <w:rPr>
          <w:lang w:val="fi-FI"/>
        </w:rPr>
      </w:pPr>
    </w:p>
    <w:p w14:paraId="54CA8252" w14:textId="77F6559C" w:rsidR="00265EC3" w:rsidRDefault="00265EC3" w:rsidP="00876A42">
      <w:pPr>
        <w:divId w:val="1791391697"/>
        <w:rPr>
          <w:lang w:val="fi-FI"/>
        </w:rPr>
      </w:pPr>
    </w:p>
    <w:p w14:paraId="403F2900" w14:textId="5214AB0F" w:rsidR="00265EC3" w:rsidRDefault="00265EC3" w:rsidP="00876A42">
      <w:pPr>
        <w:divId w:val="1791391697"/>
        <w:rPr>
          <w:lang w:val="fi-FI"/>
        </w:rPr>
      </w:pPr>
    </w:p>
    <w:p w14:paraId="7DF331EA" w14:textId="75CEEB8B" w:rsidR="00265EC3" w:rsidRDefault="00265EC3" w:rsidP="00876A42">
      <w:pPr>
        <w:divId w:val="1791391697"/>
        <w:rPr>
          <w:lang w:val="fi-FI"/>
        </w:rPr>
      </w:pPr>
    </w:p>
    <w:p w14:paraId="1E2F3859" w14:textId="149163C2" w:rsidR="00265EC3" w:rsidRDefault="00265EC3" w:rsidP="00876A42">
      <w:pPr>
        <w:divId w:val="1791391697"/>
        <w:rPr>
          <w:lang w:val="fi-FI"/>
        </w:rPr>
      </w:pPr>
    </w:p>
    <w:p w14:paraId="28ACD083" w14:textId="08C7EC90" w:rsidR="00265EC3" w:rsidRDefault="00265EC3" w:rsidP="00876A42">
      <w:pPr>
        <w:divId w:val="1791391697"/>
        <w:rPr>
          <w:lang w:val="fi-FI"/>
        </w:rPr>
      </w:pPr>
    </w:p>
    <w:p w14:paraId="78CB01E9" w14:textId="1F15514A" w:rsidR="00265EC3" w:rsidRDefault="00265EC3" w:rsidP="00876A42">
      <w:pPr>
        <w:divId w:val="1791391697"/>
        <w:rPr>
          <w:lang w:val="fi-FI"/>
        </w:rPr>
      </w:pPr>
    </w:p>
    <w:p w14:paraId="0FDC5149" w14:textId="1227295A" w:rsidR="00265EC3" w:rsidRDefault="00265EC3" w:rsidP="00876A42">
      <w:pPr>
        <w:divId w:val="1791391697"/>
        <w:rPr>
          <w:lang w:val="fi-FI"/>
        </w:rPr>
      </w:pPr>
    </w:p>
    <w:p w14:paraId="036A0E48" w14:textId="16B2968F" w:rsidR="00265EC3" w:rsidRDefault="00265EC3" w:rsidP="00876A42">
      <w:pPr>
        <w:divId w:val="1791391697"/>
        <w:rPr>
          <w:lang w:val="fi-FI"/>
        </w:rPr>
      </w:pPr>
    </w:p>
    <w:p w14:paraId="5C469A7A" w14:textId="1BA132CF" w:rsidR="00265EC3" w:rsidRDefault="00265EC3" w:rsidP="00876A42">
      <w:pPr>
        <w:divId w:val="1791391697"/>
        <w:rPr>
          <w:lang w:val="fi-FI"/>
        </w:rPr>
      </w:pPr>
    </w:p>
    <w:p w14:paraId="1226E5AD" w14:textId="77777777" w:rsidR="00265EC3" w:rsidRDefault="00265EC3" w:rsidP="00876A42">
      <w:pPr>
        <w:divId w:val="1791391697"/>
        <w:rPr>
          <w:lang w:val="fi-FI"/>
        </w:rPr>
      </w:pPr>
    </w:p>
    <w:p w14:paraId="5CDEB23F" w14:textId="77777777" w:rsidR="00885D4E" w:rsidRPr="00FC71CF" w:rsidRDefault="00885D4E" w:rsidP="00876A42">
      <w:pPr>
        <w:divId w:val="1791391697"/>
        <w:rPr>
          <w:lang w:val="fi-FI"/>
        </w:rPr>
      </w:pPr>
    </w:p>
    <w:p w14:paraId="66690236" w14:textId="69D1E440" w:rsidR="00876A42" w:rsidRPr="001811CA" w:rsidRDefault="00EB3A05" w:rsidP="00876A42">
      <w:pPr>
        <w:pStyle w:val="Heading1"/>
        <w:divId w:val="1791391697"/>
        <w:rPr>
          <w:lang w:val="fi-FI"/>
        </w:rPr>
      </w:pPr>
      <w:bookmarkStart w:id="77" w:name="_Toc532590966"/>
      <w:bookmarkStart w:id="78" w:name="_Toc532849146"/>
      <w:r>
        <w:rPr>
          <w:lang w:val="fi-FI"/>
        </w:rPr>
        <w:t xml:space="preserve">9. </w:t>
      </w:r>
      <w:r w:rsidR="00876A42" w:rsidRPr="001811CA">
        <w:rPr>
          <w:lang w:val="fi-FI"/>
        </w:rPr>
        <w:t>Lähteet</w:t>
      </w:r>
      <w:bookmarkEnd w:id="77"/>
      <w:bookmarkEnd w:id="78"/>
    </w:p>
    <w:p w14:paraId="6586BDF6" w14:textId="77777777" w:rsidR="00F3274B" w:rsidRPr="003F282C" w:rsidRDefault="00876A42" w:rsidP="00F3274B">
      <w:pPr>
        <w:widowControl w:val="0"/>
        <w:autoSpaceDE w:val="0"/>
        <w:autoSpaceDN w:val="0"/>
        <w:adjustRightInd w:val="0"/>
        <w:rPr>
          <w:rFonts w:cs="Times New Roman"/>
          <w:noProof/>
          <w:szCs w:val="24"/>
          <w:lang w:val="fi-FI"/>
        </w:rPr>
      </w:pPr>
      <w:r w:rsidRPr="0075405C">
        <w:fldChar w:fldCharType="begin" w:fldLock="1"/>
      </w:r>
      <w:r w:rsidRPr="001811CA">
        <w:rPr>
          <w:lang w:val="fi-FI"/>
        </w:rPr>
        <w:instrText xml:space="preserve">ADDIN Mendeley Bibliography CSL_BIBLIOGRAPHY </w:instrText>
      </w:r>
      <w:r w:rsidRPr="0075405C">
        <w:fldChar w:fldCharType="separate"/>
      </w:r>
      <w:r w:rsidR="00F3274B" w:rsidRPr="003F282C">
        <w:rPr>
          <w:rFonts w:cs="Times New Roman"/>
          <w:noProof/>
          <w:szCs w:val="24"/>
          <w:lang w:val="fi-FI"/>
        </w:rPr>
        <w:t>Aittomäki, K., Moilanen, J., ja Perola, M. (2016). Lääketieteellinen genetiikka (Helsinki: Duodecim).</w:t>
      </w:r>
    </w:p>
    <w:p w14:paraId="7D32793B" w14:textId="77777777" w:rsidR="00F3274B" w:rsidRPr="00F3274B" w:rsidRDefault="00F3274B" w:rsidP="00F3274B">
      <w:pPr>
        <w:widowControl w:val="0"/>
        <w:autoSpaceDE w:val="0"/>
        <w:autoSpaceDN w:val="0"/>
        <w:adjustRightInd w:val="0"/>
        <w:rPr>
          <w:rFonts w:cs="Times New Roman"/>
          <w:noProof/>
          <w:szCs w:val="24"/>
        </w:rPr>
      </w:pPr>
      <w:r w:rsidRPr="003F282C">
        <w:rPr>
          <w:rFonts w:cs="Times New Roman"/>
          <w:noProof/>
          <w:szCs w:val="24"/>
          <w:lang w:val="fi-FI"/>
        </w:rPr>
        <w:t xml:space="preserve">de Bie, P., Muller, P., Wijmenga, C., ja Klomp, L.W.J. (2007). </w:t>
      </w:r>
      <w:r w:rsidRPr="00F3274B">
        <w:rPr>
          <w:rFonts w:cs="Times New Roman"/>
          <w:noProof/>
          <w:szCs w:val="24"/>
        </w:rPr>
        <w:t xml:space="preserve">Molecular pathogenesis of Wilson and Menkes disease: correlation of mutations with molecular defects and disease phenotypes. J. Med. Genet. </w:t>
      </w:r>
      <w:r w:rsidRPr="00F3274B">
        <w:rPr>
          <w:rFonts w:cs="Times New Roman"/>
          <w:i/>
          <w:iCs/>
          <w:noProof/>
          <w:szCs w:val="24"/>
        </w:rPr>
        <w:t>44</w:t>
      </w:r>
      <w:r w:rsidRPr="00F3274B">
        <w:rPr>
          <w:rFonts w:cs="Times New Roman"/>
          <w:noProof/>
          <w:szCs w:val="24"/>
        </w:rPr>
        <w:t>, 673–688.</w:t>
      </w:r>
    </w:p>
    <w:p w14:paraId="1461B7BC"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Bowerman, M., Becker, C.G., Yáñez-Muñoz, R.J., Ning, K., Wood, M.J.A., Gillingwater, T.H., ja Talbot, K. (2017). Therapeutic strategies for spinal muscular atrophy: SMN and beyond. Dis Model. Mech </w:t>
      </w:r>
      <w:r w:rsidRPr="00F3274B">
        <w:rPr>
          <w:rFonts w:cs="Times New Roman"/>
          <w:i/>
          <w:iCs/>
          <w:noProof/>
          <w:szCs w:val="24"/>
        </w:rPr>
        <w:t>10</w:t>
      </w:r>
      <w:r w:rsidRPr="00F3274B">
        <w:rPr>
          <w:rFonts w:cs="Times New Roman"/>
          <w:noProof/>
          <w:szCs w:val="24"/>
        </w:rPr>
        <w:t>, 943.</w:t>
      </w:r>
    </w:p>
    <w:p w14:paraId="03D25EF9"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Cooper, T.A., Wan, L., ja Dreyfuss, G. (2009). RNA and Disease. Cell </w:t>
      </w:r>
      <w:r w:rsidRPr="00F3274B">
        <w:rPr>
          <w:rFonts w:cs="Times New Roman"/>
          <w:i/>
          <w:iCs/>
          <w:noProof/>
          <w:szCs w:val="24"/>
        </w:rPr>
        <w:t>136</w:t>
      </w:r>
      <w:r w:rsidRPr="00F3274B">
        <w:rPr>
          <w:rFonts w:cs="Times New Roman"/>
          <w:noProof/>
          <w:szCs w:val="24"/>
        </w:rPr>
        <w:t>, 777–793.</w:t>
      </w:r>
    </w:p>
    <w:p w14:paraId="3892285C"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Douglas, A.G.L., ja Wood, M.J.A. (2011). RNA splicing: disease and therapy. Brief. Funct. Genomics </w:t>
      </w:r>
      <w:r w:rsidRPr="00F3274B">
        <w:rPr>
          <w:rFonts w:cs="Times New Roman"/>
          <w:i/>
          <w:iCs/>
          <w:noProof/>
          <w:szCs w:val="24"/>
        </w:rPr>
        <w:t>10</w:t>
      </w:r>
      <w:r w:rsidRPr="00F3274B">
        <w:rPr>
          <w:rFonts w:cs="Times New Roman"/>
          <w:noProof/>
          <w:szCs w:val="24"/>
        </w:rPr>
        <w:t>, 151–164.</w:t>
      </w:r>
    </w:p>
    <w:p w14:paraId="5A232A36"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Kim, E., Goren, A., ja Ast, G. (2008). Alternative splicing: current perspectives. BioEssays </w:t>
      </w:r>
      <w:r w:rsidRPr="00F3274B">
        <w:rPr>
          <w:rFonts w:cs="Times New Roman"/>
          <w:i/>
          <w:iCs/>
          <w:noProof/>
          <w:szCs w:val="24"/>
        </w:rPr>
        <w:t>30</w:t>
      </w:r>
      <w:r w:rsidRPr="00F3274B">
        <w:rPr>
          <w:rFonts w:cs="Times New Roman"/>
          <w:noProof/>
          <w:szCs w:val="24"/>
        </w:rPr>
        <w:t>, 38–47.</w:t>
      </w:r>
    </w:p>
    <w:p w14:paraId="12173CD3"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lastRenderedPageBreak/>
        <w:t xml:space="preserve">Krawczak, M., Thomas, N.S.T., Hundrieser, B., Mort, M., Wittig, M., Hampe, J., ja Cooper, D.N. (2007). Single base-pair substitutions in exon–intron junctions of human genes: nature, distribution, and consequences for mRNA splicing. Hum. Mutat. </w:t>
      </w:r>
      <w:r w:rsidRPr="00F3274B">
        <w:rPr>
          <w:rFonts w:cs="Times New Roman"/>
          <w:i/>
          <w:iCs/>
          <w:noProof/>
          <w:szCs w:val="24"/>
        </w:rPr>
        <w:t>28</w:t>
      </w:r>
      <w:r w:rsidRPr="00F3274B">
        <w:rPr>
          <w:rFonts w:cs="Times New Roman"/>
          <w:noProof/>
          <w:szCs w:val="24"/>
        </w:rPr>
        <w:t>, 150–158.</w:t>
      </w:r>
    </w:p>
    <w:p w14:paraId="20853103"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Liu, F., ja Gong, C.-X. (2008). Tau exon 10 alternative splicing and tauopathies. Mol. Neurodegener. </w:t>
      </w:r>
      <w:r w:rsidRPr="00F3274B">
        <w:rPr>
          <w:rFonts w:cs="Times New Roman"/>
          <w:i/>
          <w:iCs/>
          <w:noProof/>
          <w:szCs w:val="24"/>
        </w:rPr>
        <w:t>3</w:t>
      </w:r>
      <w:r w:rsidRPr="00F3274B">
        <w:rPr>
          <w:rFonts w:cs="Times New Roman"/>
          <w:noProof/>
          <w:szCs w:val="24"/>
        </w:rPr>
        <w:t>, 8.</w:t>
      </w:r>
    </w:p>
    <w:p w14:paraId="30B60912"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Liu, M.M., ja Zack, D.J. (2013). Alternative splicing and retinal degeneration. Clin. Genet. </w:t>
      </w:r>
      <w:r w:rsidRPr="00F3274B">
        <w:rPr>
          <w:rFonts w:cs="Times New Roman"/>
          <w:i/>
          <w:iCs/>
          <w:noProof/>
          <w:szCs w:val="24"/>
        </w:rPr>
        <w:t>84</w:t>
      </w:r>
      <w:r w:rsidRPr="00F3274B">
        <w:rPr>
          <w:rFonts w:cs="Times New Roman"/>
          <w:noProof/>
          <w:szCs w:val="24"/>
        </w:rPr>
        <w:t>, 142–149.</w:t>
      </w:r>
    </w:p>
    <w:p w14:paraId="5286CE3B"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López-Bigas, N., Audit, B., Ouzounis, C., Parra, G., ja Guigó, R. (2005). Are splicing mutations the most frequent cause of hereditary disease? FEBS Lett. </w:t>
      </w:r>
      <w:r w:rsidRPr="00F3274B">
        <w:rPr>
          <w:rFonts w:cs="Times New Roman"/>
          <w:i/>
          <w:iCs/>
          <w:noProof/>
          <w:szCs w:val="24"/>
        </w:rPr>
        <w:t>579</w:t>
      </w:r>
      <w:r w:rsidRPr="00F3274B">
        <w:rPr>
          <w:rFonts w:cs="Times New Roman"/>
          <w:noProof/>
          <w:szCs w:val="24"/>
        </w:rPr>
        <w:t>, 1900–1903.</w:t>
      </w:r>
    </w:p>
    <w:p w14:paraId="18A28D58" w14:textId="77777777" w:rsidR="00F3274B" w:rsidRPr="00A773F4" w:rsidRDefault="00F3274B" w:rsidP="00F3274B">
      <w:pPr>
        <w:widowControl w:val="0"/>
        <w:autoSpaceDE w:val="0"/>
        <w:autoSpaceDN w:val="0"/>
        <w:adjustRightInd w:val="0"/>
        <w:rPr>
          <w:rFonts w:cs="Times New Roman"/>
          <w:noProof/>
          <w:szCs w:val="24"/>
          <w:lang w:val="sv-FI"/>
        </w:rPr>
      </w:pPr>
      <w:r w:rsidRPr="00F3274B">
        <w:rPr>
          <w:rFonts w:cs="Times New Roman"/>
          <w:noProof/>
          <w:szCs w:val="24"/>
        </w:rPr>
        <w:t xml:space="preserve">Matera, A.G., ja Wang, Z. (2014). A day in the life of the spliceosome. </w:t>
      </w:r>
      <w:r w:rsidRPr="00A773F4">
        <w:rPr>
          <w:rFonts w:cs="Times New Roman"/>
          <w:noProof/>
          <w:szCs w:val="24"/>
          <w:lang w:val="sv-FI"/>
        </w:rPr>
        <w:t xml:space="preserve">Nat. Rev. Mol. Cell Biol. </w:t>
      </w:r>
      <w:r w:rsidRPr="00A773F4">
        <w:rPr>
          <w:rFonts w:cs="Times New Roman"/>
          <w:i/>
          <w:iCs/>
          <w:noProof/>
          <w:szCs w:val="24"/>
          <w:lang w:val="sv-FI"/>
        </w:rPr>
        <w:t>15</w:t>
      </w:r>
      <w:r w:rsidRPr="00A773F4">
        <w:rPr>
          <w:rFonts w:cs="Times New Roman"/>
          <w:noProof/>
          <w:szCs w:val="24"/>
          <w:lang w:val="sv-FI"/>
        </w:rPr>
        <w:t>, 108–121.</w:t>
      </w:r>
    </w:p>
    <w:p w14:paraId="2F152FA1" w14:textId="77777777" w:rsidR="00F3274B" w:rsidRPr="00F3274B" w:rsidRDefault="00F3274B" w:rsidP="00F3274B">
      <w:pPr>
        <w:widowControl w:val="0"/>
        <w:autoSpaceDE w:val="0"/>
        <w:autoSpaceDN w:val="0"/>
        <w:adjustRightInd w:val="0"/>
        <w:rPr>
          <w:rFonts w:cs="Times New Roman"/>
          <w:noProof/>
          <w:szCs w:val="24"/>
        </w:rPr>
      </w:pPr>
      <w:r w:rsidRPr="00A773F4">
        <w:rPr>
          <w:rFonts w:cs="Times New Roman"/>
          <w:noProof/>
          <w:szCs w:val="24"/>
          <w:lang w:val="sv-FI"/>
        </w:rPr>
        <w:t xml:space="preserve">Pollex, R.L., ja Hegele, R.A. (2004). Hutchinson–Gilford progeria syndrome. </w:t>
      </w:r>
      <w:r w:rsidRPr="00F3274B">
        <w:rPr>
          <w:rFonts w:cs="Times New Roman"/>
          <w:noProof/>
          <w:szCs w:val="24"/>
        </w:rPr>
        <w:t xml:space="preserve">Clin. Genet. </w:t>
      </w:r>
      <w:r w:rsidRPr="00F3274B">
        <w:rPr>
          <w:rFonts w:cs="Times New Roman"/>
          <w:i/>
          <w:iCs/>
          <w:noProof/>
          <w:szCs w:val="24"/>
        </w:rPr>
        <w:t>66</w:t>
      </w:r>
      <w:r w:rsidRPr="00F3274B">
        <w:rPr>
          <w:rFonts w:cs="Times New Roman"/>
          <w:noProof/>
          <w:szCs w:val="24"/>
        </w:rPr>
        <w:t>, 375–381.</w:t>
      </w:r>
    </w:p>
    <w:p w14:paraId="5AD0F1FA"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Rubin, B.Y., ja Anderson, S.L. (2008). The Molecular Basis of Familial Dysautonomia: Overview, New Discoveries and Implications for Directed Therapies. NeuroMolecular Med. </w:t>
      </w:r>
      <w:r w:rsidRPr="00F3274B">
        <w:rPr>
          <w:rFonts w:cs="Times New Roman"/>
          <w:i/>
          <w:iCs/>
          <w:noProof/>
          <w:szCs w:val="24"/>
        </w:rPr>
        <w:t>10</w:t>
      </w:r>
      <w:r w:rsidRPr="00F3274B">
        <w:rPr>
          <w:rFonts w:cs="Times New Roman"/>
          <w:noProof/>
          <w:szCs w:val="24"/>
        </w:rPr>
        <w:t>, 148–156.</w:t>
      </w:r>
    </w:p>
    <w:p w14:paraId="1CDFF065" w14:textId="77777777" w:rsidR="00F3274B" w:rsidRPr="00A773F4" w:rsidRDefault="00F3274B" w:rsidP="00F3274B">
      <w:pPr>
        <w:widowControl w:val="0"/>
        <w:autoSpaceDE w:val="0"/>
        <w:autoSpaceDN w:val="0"/>
        <w:adjustRightInd w:val="0"/>
        <w:rPr>
          <w:rFonts w:cs="Times New Roman"/>
          <w:noProof/>
          <w:szCs w:val="24"/>
          <w:lang w:val="fi-FI"/>
        </w:rPr>
      </w:pPr>
      <w:r w:rsidRPr="00F3274B">
        <w:rPr>
          <w:rFonts w:cs="Times New Roman"/>
          <w:noProof/>
          <w:szCs w:val="24"/>
        </w:rPr>
        <w:t xml:space="preserve">Sariola, H., Frilander, M., Heino, T., Jernvall, J., Partanen, J., Sainio, K., Salminen, </w:t>
      </w:r>
      <w:r w:rsidRPr="00F3274B">
        <w:rPr>
          <w:rFonts w:cs="Times New Roman"/>
          <w:noProof/>
          <w:szCs w:val="24"/>
        </w:rPr>
        <w:lastRenderedPageBreak/>
        <w:t xml:space="preserve">M., Thesleff, I., ja Wartiovaara, K. (2015). </w:t>
      </w:r>
      <w:r w:rsidRPr="00A773F4">
        <w:rPr>
          <w:rFonts w:cs="Times New Roman"/>
          <w:noProof/>
          <w:szCs w:val="24"/>
          <w:lang w:val="fi-FI"/>
        </w:rPr>
        <w:t>Kehitysbiologia: solusta yksilöksi (Helsinki: Duodecim).</w:t>
      </w:r>
    </w:p>
    <w:p w14:paraId="56160DBC" w14:textId="77777777" w:rsidR="00F3274B" w:rsidRPr="00F3274B" w:rsidRDefault="00F3274B" w:rsidP="00F3274B">
      <w:pPr>
        <w:widowControl w:val="0"/>
        <w:autoSpaceDE w:val="0"/>
        <w:autoSpaceDN w:val="0"/>
        <w:adjustRightInd w:val="0"/>
        <w:rPr>
          <w:rFonts w:cs="Times New Roman"/>
          <w:noProof/>
          <w:szCs w:val="24"/>
        </w:rPr>
      </w:pPr>
      <w:r w:rsidRPr="00A773F4">
        <w:rPr>
          <w:rFonts w:cs="Times New Roman"/>
          <w:noProof/>
          <w:szCs w:val="24"/>
          <w:lang w:val="fi-FI"/>
        </w:rPr>
        <w:t xml:space="preserve">Scotti, M.M., ja Swanson, M.S. (2015). </w:t>
      </w:r>
      <w:r w:rsidRPr="00F3274B">
        <w:rPr>
          <w:rFonts w:cs="Times New Roman"/>
          <w:noProof/>
          <w:szCs w:val="24"/>
        </w:rPr>
        <w:t xml:space="preserve">RNA mis-splicing in disease. Nat. Rev. Genet. </w:t>
      </w:r>
      <w:r w:rsidRPr="00F3274B">
        <w:rPr>
          <w:rFonts w:cs="Times New Roman"/>
          <w:i/>
          <w:iCs/>
          <w:noProof/>
          <w:szCs w:val="24"/>
        </w:rPr>
        <w:t>17</w:t>
      </w:r>
      <w:r w:rsidRPr="00F3274B">
        <w:rPr>
          <w:rFonts w:cs="Times New Roman"/>
          <w:noProof/>
          <w:szCs w:val="24"/>
        </w:rPr>
        <w:t>, 19.</w:t>
      </w:r>
    </w:p>
    <w:p w14:paraId="2719C43C"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Strachan, T., Chinnery, P.F., ja Goodship, J. (2015). Genetics and genomics in medicine (New York, NY ; Abingdon, UK: Garland Science, Taylor &amp; Francis Group, LLC).</w:t>
      </w:r>
    </w:p>
    <w:p w14:paraId="2289EA98" w14:textId="77777777" w:rsidR="00F3274B" w:rsidRPr="00F3274B" w:rsidRDefault="00F3274B" w:rsidP="00F3274B">
      <w:pPr>
        <w:widowControl w:val="0"/>
        <w:autoSpaceDE w:val="0"/>
        <w:autoSpaceDN w:val="0"/>
        <w:adjustRightInd w:val="0"/>
        <w:rPr>
          <w:rFonts w:cs="Times New Roman"/>
          <w:noProof/>
          <w:szCs w:val="24"/>
        </w:rPr>
      </w:pPr>
      <w:r w:rsidRPr="00A773F4">
        <w:rPr>
          <w:rFonts w:cs="Times New Roman"/>
          <w:noProof/>
          <w:szCs w:val="24"/>
          <w:lang w:val="fi-FI"/>
        </w:rPr>
        <w:t xml:space="preserve">Sveen, A., Kilpinen, S., Ruusulehto, A., Lothe, R.A., ja Skotheim, R.I. (2015). </w:t>
      </w:r>
      <w:r w:rsidRPr="00F3274B">
        <w:rPr>
          <w:rFonts w:cs="Times New Roman"/>
          <w:noProof/>
          <w:szCs w:val="24"/>
        </w:rPr>
        <w:t xml:space="preserve">Aberrant RNA splicing in cancer; expression changes and driver mutations of splicing factor genes. Oncogene </w:t>
      </w:r>
      <w:r w:rsidRPr="00F3274B">
        <w:rPr>
          <w:rFonts w:cs="Times New Roman"/>
          <w:i/>
          <w:iCs/>
          <w:noProof/>
          <w:szCs w:val="24"/>
        </w:rPr>
        <w:t>35</w:t>
      </w:r>
      <w:r w:rsidRPr="00F3274B">
        <w:rPr>
          <w:rFonts w:cs="Times New Roman"/>
          <w:noProof/>
          <w:szCs w:val="24"/>
        </w:rPr>
        <w:t>, 2413.</w:t>
      </w:r>
    </w:p>
    <w:p w14:paraId="1FF996EC"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Tazi, J., Bakkour, N., ja Stamm, S. (2009). Alternative splicing and disease. Biochim. Biophys. Acta </w:t>
      </w:r>
      <w:r w:rsidRPr="00F3274B">
        <w:rPr>
          <w:rFonts w:cs="Times New Roman"/>
          <w:i/>
          <w:iCs/>
          <w:noProof/>
          <w:szCs w:val="24"/>
        </w:rPr>
        <w:t>1792</w:t>
      </w:r>
      <w:r w:rsidRPr="00F3274B">
        <w:rPr>
          <w:rFonts w:cs="Times New Roman"/>
          <w:noProof/>
          <w:szCs w:val="24"/>
        </w:rPr>
        <w:t>, 14–26.</w:t>
      </w:r>
    </w:p>
    <w:p w14:paraId="451F9D12"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Thornton, C.A. (2014). Myotonic dystrophy. Neurol. Clin. </w:t>
      </w:r>
      <w:r w:rsidRPr="00F3274B">
        <w:rPr>
          <w:rFonts w:cs="Times New Roman"/>
          <w:i/>
          <w:iCs/>
          <w:noProof/>
          <w:szCs w:val="24"/>
        </w:rPr>
        <w:t>32</w:t>
      </w:r>
      <w:r w:rsidRPr="00F3274B">
        <w:rPr>
          <w:rFonts w:cs="Times New Roman"/>
          <w:noProof/>
          <w:szCs w:val="24"/>
        </w:rPr>
        <w:t>, 705–719.</w:t>
      </w:r>
    </w:p>
    <w:p w14:paraId="68D9A45D" w14:textId="77777777" w:rsidR="00F3274B" w:rsidRPr="00F3274B" w:rsidRDefault="00F3274B" w:rsidP="00F3274B">
      <w:pPr>
        <w:widowControl w:val="0"/>
        <w:autoSpaceDE w:val="0"/>
        <w:autoSpaceDN w:val="0"/>
        <w:adjustRightInd w:val="0"/>
        <w:rPr>
          <w:rFonts w:cs="Times New Roman"/>
          <w:noProof/>
          <w:szCs w:val="24"/>
        </w:rPr>
      </w:pPr>
      <w:r w:rsidRPr="00A773F4">
        <w:rPr>
          <w:rFonts w:cs="Times New Roman"/>
          <w:noProof/>
          <w:szCs w:val="24"/>
          <w:lang w:val="fi-FI"/>
        </w:rPr>
        <w:t xml:space="preserve">Turunen, J.J., Niemelä H., E., Verma, B., ja Frilander, M.J. (2013). </w:t>
      </w:r>
      <w:r w:rsidRPr="00F3274B">
        <w:rPr>
          <w:rFonts w:cs="Times New Roman"/>
          <w:noProof/>
          <w:szCs w:val="24"/>
        </w:rPr>
        <w:t xml:space="preserve">The significant other: splicing by the minor spliceosome. Wiley Interdiscip. Rev. </w:t>
      </w:r>
      <w:r w:rsidRPr="00F3274B">
        <w:rPr>
          <w:rFonts w:cs="Times New Roman"/>
          <w:i/>
          <w:iCs/>
          <w:noProof/>
          <w:szCs w:val="24"/>
        </w:rPr>
        <w:t>4</w:t>
      </w:r>
      <w:r w:rsidRPr="00F3274B">
        <w:rPr>
          <w:rFonts w:cs="Times New Roman"/>
          <w:noProof/>
          <w:szCs w:val="24"/>
        </w:rPr>
        <w:t>, 61–76.</w:t>
      </w:r>
    </w:p>
    <w:p w14:paraId="0083620D"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Ward, A.J., ja Cooper, T.A. (2010). The Pathobiology of Splicing. J. Pathol. </w:t>
      </w:r>
      <w:r w:rsidRPr="00F3274B">
        <w:rPr>
          <w:rFonts w:cs="Times New Roman"/>
          <w:i/>
          <w:iCs/>
          <w:noProof/>
          <w:szCs w:val="24"/>
        </w:rPr>
        <w:t>220</w:t>
      </w:r>
      <w:r w:rsidRPr="00F3274B">
        <w:rPr>
          <w:rFonts w:cs="Times New Roman"/>
          <w:noProof/>
          <w:szCs w:val="24"/>
        </w:rPr>
        <w:t>, 152–163.</w:t>
      </w:r>
    </w:p>
    <w:p w14:paraId="4B552D2B"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lastRenderedPageBreak/>
        <w:t xml:space="preserve">Will, C.L., ja Lührmann, R. (2011). Spliceosome structure and function. Cold Spring Harb. Perspect. Biol. </w:t>
      </w:r>
      <w:r w:rsidRPr="00F3274B">
        <w:rPr>
          <w:rFonts w:cs="Times New Roman"/>
          <w:i/>
          <w:iCs/>
          <w:noProof/>
          <w:szCs w:val="24"/>
        </w:rPr>
        <w:t>3</w:t>
      </w:r>
      <w:r w:rsidRPr="00F3274B">
        <w:rPr>
          <w:rFonts w:cs="Times New Roman"/>
          <w:noProof/>
          <w:szCs w:val="24"/>
        </w:rPr>
        <w:t>, a003707.</w:t>
      </w:r>
    </w:p>
    <w:p w14:paraId="1DB2970D" w14:textId="77777777" w:rsidR="00F3274B" w:rsidRPr="00F3274B" w:rsidRDefault="00F3274B" w:rsidP="00F3274B">
      <w:pPr>
        <w:widowControl w:val="0"/>
        <w:autoSpaceDE w:val="0"/>
        <w:autoSpaceDN w:val="0"/>
        <w:adjustRightInd w:val="0"/>
        <w:rPr>
          <w:rFonts w:cs="Times New Roman"/>
          <w:noProof/>
          <w:szCs w:val="24"/>
        </w:rPr>
      </w:pPr>
      <w:r w:rsidRPr="00F3274B">
        <w:rPr>
          <w:rFonts w:cs="Times New Roman"/>
          <w:noProof/>
          <w:szCs w:val="24"/>
        </w:rPr>
        <w:t xml:space="preserve">Wimmer, K., Roca, X., Beiglbock, H., Callens, T., Etzler, J., Rao, A.R., Krainer, A.R., Fonatsch, C., ja Messiaen, L. (2007). Extensive in silico analysis of NF1 splicing defects uncovers determinants for splicing outcome upon 5’ splice-site disruption. Hum. Mutat. </w:t>
      </w:r>
      <w:r w:rsidRPr="00F3274B">
        <w:rPr>
          <w:rFonts w:cs="Times New Roman"/>
          <w:i/>
          <w:iCs/>
          <w:noProof/>
          <w:szCs w:val="24"/>
        </w:rPr>
        <w:t>28</w:t>
      </w:r>
      <w:r w:rsidRPr="00F3274B">
        <w:rPr>
          <w:rFonts w:cs="Times New Roman"/>
          <w:noProof/>
          <w:szCs w:val="24"/>
        </w:rPr>
        <w:t>, 599–612.</w:t>
      </w:r>
    </w:p>
    <w:p w14:paraId="67599726" w14:textId="77777777" w:rsidR="00F3274B" w:rsidRPr="00F3274B" w:rsidRDefault="00F3274B" w:rsidP="00F3274B">
      <w:pPr>
        <w:widowControl w:val="0"/>
        <w:autoSpaceDE w:val="0"/>
        <w:autoSpaceDN w:val="0"/>
        <w:adjustRightInd w:val="0"/>
        <w:rPr>
          <w:rFonts w:cs="Times New Roman"/>
          <w:noProof/>
        </w:rPr>
      </w:pPr>
      <w:r w:rsidRPr="00F3274B">
        <w:rPr>
          <w:rFonts w:cs="Times New Roman"/>
          <w:noProof/>
          <w:szCs w:val="24"/>
        </w:rPr>
        <w:t xml:space="preserve">Zhang, J., ja Manley, J.L. (2013). Misregulation of pre-mRNA alternative splicing in cancer. Cancer Discov. </w:t>
      </w:r>
      <w:r w:rsidRPr="00F3274B">
        <w:rPr>
          <w:rFonts w:cs="Times New Roman"/>
          <w:i/>
          <w:iCs/>
          <w:noProof/>
          <w:szCs w:val="24"/>
        </w:rPr>
        <w:t>3</w:t>
      </w:r>
      <w:r w:rsidRPr="00F3274B">
        <w:rPr>
          <w:rFonts w:cs="Times New Roman"/>
          <w:noProof/>
          <w:szCs w:val="24"/>
        </w:rPr>
        <w:t>, 1228–1237.</w:t>
      </w:r>
    </w:p>
    <w:p w14:paraId="73088D4E" w14:textId="77777777" w:rsidR="00876A42" w:rsidRPr="00876A42" w:rsidRDefault="00876A42" w:rsidP="00876A42">
      <w:pPr>
        <w:divId w:val="1791391697"/>
      </w:pPr>
      <w:r w:rsidRPr="0075405C">
        <w:fldChar w:fldCharType="end"/>
      </w:r>
    </w:p>
    <w:sectPr w:rsidR="00876A42" w:rsidRPr="00876A42" w:rsidSect="00581BD1">
      <w:footerReference w:type="default" r:id="rId11"/>
      <w:pgSz w:w="11906" w:h="16838"/>
      <w:pgMar w:top="1418" w:right="1418" w:bottom="1418" w:left="1418" w:header="709" w:footer="709"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1" w:author="Pelin, Katarina B" w:date="2018-12-19T15:41:00Z" w:initials="PKB">
    <w:p w14:paraId="30669EC7" w14:textId="2DEC7760" w:rsidR="00880F5D" w:rsidRPr="00880F5D" w:rsidRDefault="00880F5D">
      <w:pPr>
        <w:pStyle w:val="CommentText"/>
        <w:rPr>
          <w:lang w:val="fi-FI"/>
        </w:rPr>
      </w:pPr>
      <w:r>
        <w:rPr>
          <w:rStyle w:val="CommentReference"/>
        </w:rPr>
        <w:annotationRef/>
      </w:r>
      <w:r w:rsidRPr="00880F5D">
        <w:rPr>
          <w:lang w:val="fi-FI"/>
        </w:rPr>
        <w:t xml:space="preserve">virallinen tapa kuvata mutaatio </w:t>
      </w:r>
      <w:proofErr w:type="spellStart"/>
      <w:r w:rsidRPr="00880F5D">
        <w:rPr>
          <w:lang w:val="fi-FI"/>
        </w:rPr>
        <w:t>cDNA</w:t>
      </w:r>
      <w:proofErr w:type="spellEnd"/>
      <w:r w:rsidRPr="00880F5D">
        <w:rPr>
          <w:lang w:val="fi-FI"/>
        </w:rPr>
        <w:t>-sekvenssissä</w:t>
      </w:r>
    </w:p>
  </w:comment>
  <w:comment w:id="33" w:author="Pelin, Katarina B" w:date="2018-12-19T15:42:00Z" w:initials="PKB">
    <w:p w14:paraId="2D26FD20" w14:textId="3F8988B3" w:rsidR="00880F5D" w:rsidRDefault="00880F5D">
      <w:pPr>
        <w:pStyle w:val="CommentText"/>
      </w:pPr>
      <w:r>
        <w:rPr>
          <w:rStyle w:val="CommentReference"/>
        </w:rPr>
        <w:annotationRef/>
      </w:r>
      <w:proofErr w:type="spellStart"/>
      <w:proofErr w:type="gramStart"/>
      <w:r>
        <w:t>virallinen</w:t>
      </w:r>
      <w:proofErr w:type="spellEnd"/>
      <w:proofErr w:type="gramEnd"/>
      <w:r>
        <w:t xml:space="preserve"> tapa </w:t>
      </w:r>
      <w:proofErr w:type="spellStart"/>
      <w:r>
        <w:t>kuvata</w:t>
      </w:r>
      <w:proofErr w:type="spellEnd"/>
      <w:r>
        <w:t xml:space="preserve"> </w:t>
      </w:r>
      <w:proofErr w:type="spellStart"/>
      <w:r>
        <w:t>mutaatio</w:t>
      </w:r>
      <w:proofErr w:type="spellEnd"/>
      <w:r>
        <w:t xml:space="preserve"> </w:t>
      </w:r>
      <w:proofErr w:type="spellStart"/>
      <w:r>
        <w:t>proteiinisekvenssissä</w:t>
      </w:r>
      <w:proofErr w:type="spellEnd"/>
    </w:p>
  </w:comment>
  <w:comment w:id="42" w:author="Pelin, Katarina B" w:date="2018-12-19T15:44:00Z" w:initials="PKB">
    <w:p w14:paraId="63BB8316" w14:textId="7351C256" w:rsidR="00880F5D" w:rsidRPr="00F92C32" w:rsidRDefault="00880F5D">
      <w:pPr>
        <w:pStyle w:val="CommentText"/>
        <w:rPr>
          <w:lang w:val="fi-FI"/>
        </w:rPr>
      </w:pPr>
      <w:r>
        <w:rPr>
          <w:rStyle w:val="CommentReference"/>
        </w:rPr>
        <w:annotationRef/>
      </w:r>
      <w:r w:rsidR="00F92C32">
        <w:rPr>
          <w:lang w:val="fi-FI"/>
        </w:rPr>
        <w:t>Alkuperäinen</w:t>
      </w:r>
      <w:r w:rsidRPr="00880F5D">
        <w:rPr>
          <w:lang w:val="fi-FI"/>
        </w:rPr>
        <w:t xml:space="preserve"> viite on </w:t>
      </w:r>
      <w:r w:rsidRPr="00880F5D">
        <w:rPr>
          <w:rFonts w:asciiTheme="minorHAnsi" w:eastAsiaTheme="minorEastAsia" w:hAnsi="Calibri"/>
          <w:color w:val="000000" w:themeColor="text1"/>
          <w:kern w:val="24"/>
          <w:sz w:val="56"/>
          <w:szCs w:val="56"/>
          <w:lang w:val="fi-FI"/>
        </w:rPr>
        <w:t xml:space="preserve">Eriksson </w:t>
      </w:r>
      <w:r w:rsidR="00F92C32">
        <w:rPr>
          <w:rFonts w:asciiTheme="minorHAnsi" w:eastAsiaTheme="minorEastAsia" w:hAnsi="Calibri"/>
          <w:color w:val="000000" w:themeColor="text1"/>
          <w:kern w:val="24"/>
          <w:sz w:val="56"/>
          <w:szCs w:val="56"/>
          <w:lang w:val="fi-FI"/>
        </w:rPr>
        <w:t>ym</w:t>
      </w:r>
      <w:r w:rsidRPr="00880F5D">
        <w:rPr>
          <w:rFonts w:asciiTheme="minorHAnsi" w:eastAsiaTheme="minorEastAsia" w:hAnsi="Calibri"/>
          <w:color w:val="000000" w:themeColor="text1"/>
          <w:kern w:val="24"/>
          <w:sz w:val="56"/>
          <w:szCs w:val="56"/>
          <w:lang w:val="fi-FI"/>
        </w:rPr>
        <w:t xml:space="preserve">. </w:t>
      </w:r>
      <w:proofErr w:type="spellStart"/>
      <w:r w:rsidRPr="00F92C32">
        <w:rPr>
          <w:rFonts w:asciiTheme="minorHAnsi" w:eastAsiaTheme="minorEastAsia" w:hAnsi="Calibri"/>
          <w:color w:val="000000" w:themeColor="text1"/>
          <w:kern w:val="24"/>
          <w:sz w:val="56"/>
          <w:szCs w:val="56"/>
          <w:lang w:val="fi-FI"/>
        </w:rPr>
        <w:t>Nature</w:t>
      </w:r>
      <w:proofErr w:type="spellEnd"/>
      <w:r w:rsidRPr="00F92C32">
        <w:rPr>
          <w:rFonts w:asciiTheme="minorHAnsi" w:eastAsiaTheme="minorEastAsia" w:hAnsi="Calibri"/>
          <w:color w:val="000000" w:themeColor="text1"/>
          <w:kern w:val="24"/>
          <w:sz w:val="56"/>
          <w:szCs w:val="56"/>
          <w:lang w:val="fi-FI"/>
        </w:rPr>
        <w:t xml:space="preserve"> 423:293-298, 2003</w:t>
      </w:r>
      <w:r w:rsidR="00F92C32">
        <w:rPr>
          <w:rFonts w:asciiTheme="minorHAnsi" w:eastAsiaTheme="minorEastAsia" w:hAnsi="Calibri"/>
          <w:color w:val="000000" w:themeColor="text1"/>
          <w:kern w:val="24"/>
          <w:sz w:val="56"/>
          <w:szCs w:val="56"/>
          <w:lang w:val="fi-FI"/>
        </w:rPr>
        <w:t xml:space="preserve">, se olisi parempi käyttää tässä kuin </w:t>
      </w:r>
      <w:proofErr w:type="spellStart"/>
      <w:r w:rsidR="00F92C32">
        <w:rPr>
          <w:rFonts w:asciiTheme="minorHAnsi" w:eastAsiaTheme="minorEastAsia" w:hAnsi="Calibri"/>
          <w:color w:val="000000" w:themeColor="text1"/>
          <w:kern w:val="24"/>
          <w:sz w:val="56"/>
          <w:szCs w:val="56"/>
          <w:lang w:val="fi-FI"/>
        </w:rPr>
        <w:t>review</w:t>
      </w:r>
      <w:proofErr w:type="spellEnd"/>
      <w:r w:rsidR="00F92C32">
        <w:rPr>
          <w:rFonts w:asciiTheme="minorHAnsi" w:eastAsiaTheme="minorEastAsia" w:hAnsi="Calibri"/>
          <w:color w:val="000000" w:themeColor="text1"/>
          <w:kern w:val="24"/>
          <w:sz w:val="56"/>
          <w:szCs w:val="56"/>
          <w:lang w:val="fi-FI"/>
        </w:rPr>
        <w:t>-artikkeli</w:t>
      </w:r>
    </w:p>
  </w:comment>
  <w:comment w:id="59" w:author="Pelin, Katarina B" w:date="2018-12-19T15:53:00Z" w:initials="PKB">
    <w:p w14:paraId="551FC039" w14:textId="58138009" w:rsidR="00F92C32" w:rsidRPr="00F92C32" w:rsidRDefault="00F92C32">
      <w:pPr>
        <w:pStyle w:val="CommentText"/>
        <w:rPr>
          <w:lang w:val="fi-FI"/>
        </w:rPr>
      </w:pPr>
      <w:r>
        <w:rPr>
          <w:rStyle w:val="CommentReference"/>
        </w:rPr>
        <w:annotationRef/>
      </w:r>
      <w:r w:rsidRPr="00F92C32">
        <w:rPr>
          <w:lang w:val="fi-FI"/>
        </w:rPr>
        <w:t xml:space="preserve">DM1:ssä on </w:t>
      </w:r>
      <w:proofErr w:type="spellStart"/>
      <w:r w:rsidRPr="00F92C32">
        <w:rPr>
          <w:lang w:val="fi-FI"/>
        </w:rPr>
        <w:t>trinukleotiditoisto</w:t>
      </w:r>
      <w:proofErr w:type="spellEnd"/>
      <w:r w:rsidRPr="00F92C32">
        <w:rPr>
          <w:lang w:val="fi-FI"/>
        </w:rPr>
        <w:t xml:space="preserve"> ja DM2:ssa </w:t>
      </w:r>
      <w:proofErr w:type="spellStart"/>
      <w:r w:rsidRPr="00F92C32">
        <w:rPr>
          <w:lang w:val="fi-FI"/>
        </w:rPr>
        <w:t>tetranukleotiditoisto</w:t>
      </w:r>
      <w:proofErr w:type="spellEnd"/>
    </w:p>
  </w:comment>
  <w:comment w:id="60" w:author="Pelin, Katarina B" w:date="2018-12-19T15:54:00Z" w:initials="PKB">
    <w:p w14:paraId="47213158" w14:textId="29945711" w:rsidR="00F92C32" w:rsidRDefault="00F92C32">
      <w:pPr>
        <w:pStyle w:val="CommentText"/>
      </w:pPr>
      <w:r>
        <w:rPr>
          <w:rStyle w:val="CommentReference"/>
        </w:rPr>
        <w:annotationRef/>
      </w:r>
      <w:proofErr w:type="spellStart"/>
      <w:r>
        <w:t>Voi</w:t>
      </w:r>
      <w:proofErr w:type="spellEnd"/>
      <w:r>
        <w:t xml:space="preserve"> olla </w:t>
      </w:r>
      <w:proofErr w:type="spellStart"/>
      <w:r>
        <w:t>jopa</w:t>
      </w:r>
      <w:proofErr w:type="spellEnd"/>
      <w:r>
        <w:t xml:space="preserve"> 12000</w:t>
      </w:r>
    </w:p>
  </w:comment>
  <w:comment w:id="61" w:author="Pelin, Katarina B" w:date="2018-12-19T15:55:00Z" w:initials="PKB">
    <w:p w14:paraId="1571E923" w14:textId="50040E05" w:rsidR="00F92C32" w:rsidRPr="00F92C32" w:rsidRDefault="00F92C32">
      <w:pPr>
        <w:pStyle w:val="CommentText"/>
        <w:rPr>
          <w:lang w:val="fi-FI"/>
        </w:rPr>
      </w:pPr>
      <w:r>
        <w:rPr>
          <w:rStyle w:val="CommentReference"/>
        </w:rPr>
        <w:annotationRef/>
      </w:r>
      <w:r w:rsidRPr="00F92C32">
        <w:rPr>
          <w:lang w:val="fi-FI"/>
        </w:rPr>
        <w:t>Vain DM1:ssä, jostain syystä ei DM2:ssa</w:t>
      </w:r>
    </w:p>
  </w:comment>
  <w:comment w:id="74" w:author="Pelin, Katarina B" w:date="2018-12-19T16:05:00Z" w:initials="PKB">
    <w:p w14:paraId="65200A52" w14:textId="1F72F764" w:rsidR="001C497B" w:rsidRPr="001C497B" w:rsidRDefault="001C497B">
      <w:pPr>
        <w:pStyle w:val="CommentText"/>
        <w:rPr>
          <w:lang w:val="fi-FI"/>
        </w:rPr>
      </w:pPr>
      <w:r>
        <w:rPr>
          <w:rStyle w:val="CommentReference"/>
        </w:rPr>
        <w:annotationRef/>
      </w:r>
      <w:r w:rsidRPr="001C497B">
        <w:rPr>
          <w:lang w:val="fi-FI"/>
        </w:rPr>
        <w:t xml:space="preserve">Tämä on hoidon tavoite, vielä ei ole kliinistä </w:t>
      </w:r>
      <w:r w:rsidRPr="001C497B">
        <w:rPr>
          <w:lang w:val="fi-FI"/>
        </w:rPr>
        <w:t>näyttöä</w:t>
      </w:r>
      <w:r>
        <w:rPr>
          <w:lang w:val="fi-FI"/>
        </w:rPr>
        <w:t>,</w:t>
      </w:r>
      <w:bookmarkStart w:id="75" w:name="_GoBack"/>
      <w:bookmarkEnd w:id="75"/>
      <w:r w:rsidRPr="001C497B">
        <w:rPr>
          <w:lang w:val="fi-FI"/>
        </w:rPr>
        <w:t xml:space="preserve"> että näin olisi. </w:t>
      </w:r>
      <w:r>
        <w:rPr>
          <w:lang w:val="fi-FI"/>
        </w:rPr>
        <w:t xml:space="preserve">Tästä löytyy paljon </w:t>
      </w:r>
      <w:proofErr w:type="spellStart"/>
      <w:r>
        <w:rPr>
          <w:lang w:val="fi-FI"/>
        </w:rPr>
        <w:t>review</w:t>
      </w:r>
      <w:proofErr w:type="spellEnd"/>
      <w:r>
        <w:rPr>
          <w:lang w:val="fi-FI"/>
        </w:rPr>
        <w:t>-artikkeleita, parempi viitata johonkin sellaiseen kuin oppikirjaan.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0669EC7" w15:done="0"/>
  <w15:commentEx w15:paraId="2D26FD20" w15:done="0"/>
  <w15:commentEx w15:paraId="63BB8316" w15:done="0"/>
  <w15:commentEx w15:paraId="551FC039" w15:done="0"/>
  <w15:commentEx w15:paraId="47213158" w15:done="0"/>
  <w15:commentEx w15:paraId="1571E923" w15:done="0"/>
  <w15:commentEx w15:paraId="65200A52"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A418BE" w14:textId="77777777" w:rsidR="006F6636" w:rsidRDefault="006F6636" w:rsidP="00581BD1">
      <w:pPr>
        <w:spacing w:after="0" w:line="240" w:lineRule="auto"/>
      </w:pPr>
      <w:r>
        <w:separator/>
      </w:r>
    </w:p>
  </w:endnote>
  <w:endnote w:type="continuationSeparator" w:id="0">
    <w:p w14:paraId="478D6444" w14:textId="77777777" w:rsidR="006F6636" w:rsidRDefault="006F6636" w:rsidP="00581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2954782"/>
      <w:docPartObj>
        <w:docPartGallery w:val="Page Numbers (Bottom of Page)"/>
        <w:docPartUnique/>
      </w:docPartObj>
    </w:sdtPr>
    <w:sdtEndPr/>
    <w:sdtContent>
      <w:p w14:paraId="61807A46" w14:textId="31457865" w:rsidR="00BA2D8A" w:rsidRDefault="00BA2D8A">
        <w:pPr>
          <w:pStyle w:val="Footer"/>
          <w:jc w:val="center"/>
        </w:pPr>
        <w:r w:rsidRPr="003871F0">
          <w:fldChar w:fldCharType="begin"/>
        </w:r>
        <w:r w:rsidRPr="003871F0">
          <w:instrText>PAGE   \* MERGEFORMAT</w:instrText>
        </w:r>
        <w:r w:rsidRPr="003871F0">
          <w:fldChar w:fldCharType="separate"/>
        </w:r>
        <w:r w:rsidR="001C497B" w:rsidRPr="001C497B">
          <w:rPr>
            <w:noProof/>
            <w:lang w:val="fi-FI"/>
          </w:rPr>
          <w:t>19</w:t>
        </w:r>
        <w:r w:rsidRPr="003871F0">
          <w:fldChar w:fldCharType="end"/>
        </w:r>
      </w:p>
    </w:sdtContent>
  </w:sdt>
  <w:p w14:paraId="18DFCC56" w14:textId="77777777" w:rsidR="00BA2D8A" w:rsidRDefault="00BA2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C2E3D2" w14:textId="77777777" w:rsidR="006F6636" w:rsidRDefault="006F6636" w:rsidP="00581BD1">
      <w:pPr>
        <w:spacing w:after="0" w:line="240" w:lineRule="auto"/>
      </w:pPr>
      <w:r>
        <w:separator/>
      </w:r>
    </w:p>
  </w:footnote>
  <w:footnote w:type="continuationSeparator" w:id="0">
    <w:p w14:paraId="0E9675DB" w14:textId="77777777" w:rsidR="006F6636" w:rsidRDefault="006F6636" w:rsidP="00581B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16CFA"/>
    <w:multiLevelType w:val="hybridMultilevel"/>
    <w:tmpl w:val="5B8459B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EA679C"/>
    <w:multiLevelType w:val="hybridMultilevel"/>
    <w:tmpl w:val="DB0616D2"/>
    <w:lvl w:ilvl="0" w:tplc="EF645E0A">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16F7C21"/>
    <w:multiLevelType w:val="hybridMultilevel"/>
    <w:tmpl w:val="AE72E2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elin, Katarina B">
    <w15:presenceInfo w15:providerId="AD" w15:userId="S-1-5-21-16020293-282541685-632688529-268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trackRevisions/>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BD1"/>
    <w:rsid w:val="00000383"/>
    <w:rsid w:val="0000078A"/>
    <w:rsid w:val="000008F1"/>
    <w:rsid w:val="000115BA"/>
    <w:rsid w:val="00012DF8"/>
    <w:rsid w:val="00013BAD"/>
    <w:rsid w:val="00025357"/>
    <w:rsid w:val="00035B3A"/>
    <w:rsid w:val="00035C73"/>
    <w:rsid w:val="00035EC2"/>
    <w:rsid w:val="00037358"/>
    <w:rsid w:val="000417DD"/>
    <w:rsid w:val="00042A24"/>
    <w:rsid w:val="00047FC7"/>
    <w:rsid w:val="00050195"/>
    <w:rsid w:val="00053D0E"/>
    <w:rsid w:val="0005610B"/>
    <w:rsid w:val="00057BAE"/>
    <w:rsid w:val="00057ED1"/>
    <w:rsid w:val="00063AA6"/>
    <w:rsid w:val="00064466"/>
    <w:rsid w:val="0006456C"/>
    <w:rsid w:val="00065E73"/>
    <w:rsid w:val="000673E2"/>
    <w:rsid w:val="00070AB0"/>
    <w:rsid w:val="00073054"/>
    <w:rsid w:val="0007310B"/>
    <w:rsid w:val="00074606"/>
    <w:rsid w:val="00074AEA"/>
    <w:rsid w:val="00074CB7"/>
    <w:rsid w:val="00075659"/>
    <w:rsid w:val="00080411"/>
    <w:rsid w:val="0008110C"/>
    <w:rsid w:val="00085E0B"/>
    <w:rsid w:val="00090EBB"/>
    <w:rsid w:val="00095D85"/>
    <w:rsid w:val="000A0C4B"/>
    <w:rsid w:val="000A119E"/>
    <w:rsid w:val="000A1565"/>
    <w:rsid w:val="000A3B2A"/>
    <w:rsid w:val="000A602E"/>
    <w:rsid w:val="000B1FB0"/>
    <w:rsid w:val="000B2844"/>
    <w:rsid w:val="000B6B07"/>
    <w:rsid w:val="000C0366"/>
    <w:rsid w:val="000C452A"/>
    <w:rsid w:val="000C513E"/>
    <w:rsid w:val="000C690A"/>
    <w:rsid w:val="000D57A4"/>
    <w:rsid w:val="000D695B"/>
    <w:rsid w:val="000E44B0"/>
    <w:rsid w:val="000E63FD"/>
    <w:rsid w:val="00100217"/>
    <w:rsid w:val="0010094D"/>
    <w:rsid w:val="00103855"/>
    <w:rsid w:val="001043C1"/>
    <w:rsid w:val="0011204A"/>
    <w:rsid w:val="00112D3E"/>
    <w:rsid w:val="00114EF9"/>
    <w:rsid w:val="00122E89"/>
    <w:rsid w:val="001235AF"/>
    <w:rsid w:val="001257BE"/>
    <w:rsid w:val="00130854"/>
    <w:rsid w:val="00130F82"/>
    <w:rsid w:val="00134232"/>
    <w:rsid w:val="00135D87"/>
    <w:rsid w:val="00136ED0"/>
    <w:rsid w:val="00137CBD"/>
    <w:rsid w:val="00143B87"/>
    <w:rsid w:val="001451E3"/>
    <w:rsid w:val="00153B6E"/>
    <w:rsid w:val="001569BB"/>
    <w:rsid w:val="00161A65"/>
    <w:rsid w:val="00162735"/>
    <w:rsid w:val="00162F7D"/>
    <w:rsid w:val="0016516D"/>
    <w:rsid w:val="00170AA3"/>
    <w:rsid w:val="001726A7"/>
    <w:rsid w:val="001737E4"/>
    <w:rsid w:val="00175BFE"/>
    <w:rsid w:val="001775EE"/>
    <w:rsid w:val="001811CA"/>
    <w:rsid w:val="00186DB9"/>
    <w:rsid w:val="00187697"/>
    <w:rsid w:val="001921ED"/>
    <w:rsid w:val="0019452E"/>
    <w:rsid w:val="00195450"/>
    <w:rsid w:val="00197CFA"/>
    <w:rsid w:val="001A0240"/>
    <w:rsid w:val="001A2344"/>
    <w:rsid w:val="001A2460"/>
    <w:rsid w:val="001A44A4"/>
    <w:rsid w:val="001A683E"/>
    <w:rsid w:val="001B16B3"/>
    <w:rsid w:val="001B4AA8"/>
    <w:rsid w:val="001B4DFA"/>
    <w:rsid w:val="001B5FA9"/>
    <w:rsid w:val="001C497B"/>
    <w:rsid w:val="001D1E15"/>
    <w:rsid w:val="001D38E5"/>
    <w:rsid w:val="001D6E31"/>
    <w:rsid w:val="001D75A0"/>
    <w:rsid w:val="001E60F6"/>
    <w:rsid w:val="001E6AAD"/>
    <w:rsid w:val="001F0CC1"/>
    <w:rsid w:val="001F269D"/>
    <w:rsid w:val="001F3834"/>
    <w:rsid w:val="001F50F3"/>
    <w:rsid w:val="001F546F"/>
    <w:rsid w:val="001F548B"/>
    <w:rsid w:val="00202438"/>
    <w:rsid w:val="002041CD"/>
    <w:rsid w:val="002044C0"/>
    <w:rsid w:val="00210698"/>
    <w:rsid w:val="002113BA"/>
    <w:rsid w:val="00216683"/>
    <w:rsid w:val="00220462"/>
    <w:rsid w:val="00222939"/>
    <w:rsid w:val="0022366D"/>
    <w:rsid w:val="00227637"/>
    <w:rsid w:val="00227D87"/>
    <w:rsid w:val="00230428"/>
    <w:rsid w:val="00230E3D"/>
    <w:rsid w:val="00231D1C"/>
    <w:rsid w:val="002349FF"/>
    <w:rsid w:val="00234DF0"/>
    <w:rsid w:val="00234FC5"/>
    <w:rsid w:val="0024020F"/>
    <w:rsid w:val="00246181"/>
    <w:rsid w:val="00250081"/>
    <w:rsid w:val="00251400"/>
    <w:rsid w:val="002514EF"/>
    <w:rsid w:val="0025286C"/>
    <w:rsid w:val="002543ED"/>
    <w:rsid w:val="002554E3"/>
    <w:rsid w:val="00255F5F"/>
    <w:rsid w:val="002561C0"/>
    <w:rsid w:val="00257A59"/>
    <w:rsid w:val="00260814"/>
    <w:rsid w:val="00262185"/>
    <w:rsid w:val="00265EC3"/>
    <w:rsid w:val="00267DF8"/>
    <w:rsid w:val="0027543E"/>
    <w:rsid w:val="002833C7"/>
    <w:rsid w:val="00284A1B"/>
    <w:rsid w:val="00284ADA"/>
    <w:rsid w:val="002860F3"/>
    <w:rsid w:val="002873CB"/>
    <w:rsid w:val="00292311"/>
    <w:rsid w:val="00294388"/>
    <w:rsid w:val="002958CD"/>
    <w:rsid w:val="00296267"/>
    <w:rsid w:val="00297CBC"/>
    <w:rsid w:val="002A0898"/>
    <w:rsid w:val="002A1052"/>
    <w:rsid w:val="002A6FC7"/>
    <w:rsid w:val="002A7859"/>
    <w:rsid w:val="002C1A25"/>
    <w:rsid w:val="002C3F30"/>
    <w:rsid w:val="002C5E96"/>
    <w:rsid w:val="002C6E20"/>
    <w:rsid w:val="002D1263"/>
    <w:rsid w:val="002D189C"/>
    <w:rsid w:val="002D73D2"/>
    <w:rsid w:val="002E760B"/>
    <w:rsid w:val="002E7FDD"/>
    <w:rsid w:val="002F5FE6"/>
    <w:rsid w:val="002F7827"/>
    <w:rsid w:val="003037ED"/>
    <w:rsid w:val="00304B93"/>
    <w:rsid w:val="003062EC"/>
    <w:rsid w:val="00307CF7"/>
    <w:rsid w:val="00310DA3"/>
    <w:rsid w:val="00331573"/>
    <w:rsid w:val="00332018"/>
    <w:rsid w:val="003351B7"/>
    <w:rsid w:val="003430D9"/>
    <w:rsid w:val="00343D9B"/>
    <w:rsid w:val="003473B2"/>
    <w:rsid w:val="0035109F"/>
    <w:rsid w:val="0035772D"/>
    <w:rsid w:val="00360D3B"/>
    <w:rsid w:val="00367DA7"/>
    <w:rsid w:val="00371F76"/>
    <w:rsid w:val="00374198"/>
    <w:rsid w:val="00376C83"/>
    <w:rsid w:val="003828AB"/>
    <w:rsid w:val="003871F0"/>
    <w:rsid w:val="00390D73"/>
    <w:rsid w:val="00393D43"/>
    <w:rsid w:val="00394848"/>
    <w:rsid w:val="00397A33"/>
    <w:rsid w:val="003A065D"/>
    <w:rsid w:val="003A221D"/>
    <w:rsid w:val="003A4DB1"/>
    <w:rsid w:val="003A65D1"/>
    <w:rsid w:val="003B36D5"/>
    <w:rsid w:val="003C5B8A"/>
    <w:rsid w:val="003C6FE6"/>
    <w:rsid w:val="003D1217"/>
    <w:rsid w:val="003D2D82"/>
    <w:rsid w:val="003D3B9B"/>
    <w:rsid w:val="003D6553"/>
    <w:rsid w:val="003E5969"/>
    <w:rsid w:val="003E6C3E"/>
    <w:rsid w:val="003F220E"/>
    <w:rsid w:val="003F282C"/>
    <w:rsid w:val="003F4665"/>
    <w:rsid w:val="003F5192"/>
    <w:rsid w:val="00400011"/>
    <w:rsid w:val="004007FC"/>
    <w:rsid w:val="00401EAF"/>
    <w:rsid w:val="00404DEB"/>
    <w:rsid w:val="00411026"/>
    <w:rsid w:val="00411348"/>
    <w:rsid w:val="00411C1D"/>
    <w:rsid w:val="0041517A"/>
    <w:rsid w:val="004236BD"/>
    <w:rsid w:val="00436830"/>
    <w:rsid w:val="00437EAF"/>
    <w:rsid w:val="004405DA"/>
    <w:rsid w:val="00447820"/>
    <w:rsid w:val="004510C0"/>
    <w:rsid w:val="00453369"/>
    <w:rsid w:val="00453ECE"/>
    <w:rsid w:val="004569F3"/>
    <w:rsid w:val="004629BF"/>
    <w:rsid w:val="00466D4E"/>
    <w:rsid w:val="00467B76"/>
    <w:rsid w:val="004719EB"/>
    <w:rsid w:val="004736EA"/>
    <w:rsid w:val="00473BA4"/>
    <w:rsid w:val="00474E99"/>
    <w:rsid w:val="00475257"/>
    <w:rsid w:val="00475967"/>
    <w:rsid w:val="0047607B"/>
    <w:rsid w:val="00476D94"/>
    <w:rsid w:val="00483216"/>
    <w:rsid w:val="0049533C"/>
    <w:rsid w:val="00496E04"/>
    <w:rsid w:val="004B14D7"/>
    <w:rsid w:val="004B3AA5"/>
    <w:rsid w:val="004B67AB"/>
    <w:rsid w:val="004B7FC5"/>
    <w:rsid w:val="004C17F0"/>
    <w:rsid w:val="004C1845"/>
    <w:rsid w:val="004D3596"/>
    <w:rsid w:val="004E4035"/>
    <w:rsid w:val="004E4C41"/>
    <w:rsid w:val="004F2E4B"/>
    <w:rsid w:val="004F588E"/>
    <w:rsid w:val="00500F29"/>
    <w:rsid w:val="00510753"/>
    <w:rsid w:val="005111AF"/>
    <w:rsid w:val="00511B85"/>
    <w:rsid w:val="005123E4"/>
    <w:rsid w:val="0051318B"/>
    <w:rsid w:val="00515B07"/>
    <w:rsid w:val="00515B90"/>
    <w:rsid w:val="00516FA5"/>
    <w:rsid w:val="0052182D"/>
    <w:rsid w:val="0052609E"/>
    <w:rsid w:val="005350A6"/>
    <w:rsid w:val="00542D04"/>
    <w:rsid w:val="00555C91"/>
    <w:rsid w:val="0056180F"/>
    <w:rsid w:val="00561B4A"/>
    <w:rsid w:val="00563E2F"/>
    <w:rsid w:val="00570C06"/>
    <w:rsid w:val="00573403"/>
    <w:rsid w:val="005761D7"/>
    <w:rsid w:val="005800AE"/>
    <w:rsid w:val="00581BD1"/>
    <w:rsid w:val="00586C7B"/>
    <w:rsid w:val="00587AE3"/>
    <w:rsid w:val="00587B6C"/>
    <w:rsid w:val="00590435"/>
    <w:rsid w:val="00594049"/>
    <w:rsid w:val="005A0550"/>
    <w:rsid w:val="005A25A2"/>
    <w:rsid w:val="005A2AC6"/>
    <w:rsid w:val="005A59C7"/>
    <w:rsid w:val="005D0268"/>
    <w:rsid w:val="005D0943"/>
    <w:rsid w:val="005D6304"/>
    <w:rsid w:val="005E639E"/>
    <w:rsid w:val="005E6EC8"/>
    <w:rsid w:val="005F27BD"/>
    <w:rsid w:val="005F5C9F"/>
    <w:rsid w:val="005F68D7"/>
    <w:rsid w:val="00600639"/>
    <w:rsid w:val="0060303D"/>
    <w:rsid w:val="006113B9"/>
    <w:rsid w:val="006122B6"/>
    <w:rsid w:val="00612368"/>
    <w:rsid w:val="00612A6F"/>
    <w:rsid w:val="00613469"/>
    <w:rsid w:val="00613768"/>
    <w:rsid w:val="00616501"/>
    <w:rsid w:val="00636D42"/>
    <w:rsid w:val="006376D4"/>
    <w:rsid w:val="00640CD1"/>
    <w:rsid w:val="0064327A"/>
    <w:rsid w:val="00652A23"/>
    <w:rsid w:val="0065782E"/>
    <w:rsid w:val="00657A05"/>
    <w:rsid w:val="0066498E"/>
    <w:rsid w:val="00671D3C"/>
    <w:rsid w:val="006725F6"/>
    <w:rsid w:val="00673361"/>
    <w:rsid w:val="006744BE"/>
    <w:rsid w:val="006820D7"/>
    <w:rsid w:val="00682A2F"/>
    <w:rsid w:val="0068321B"/>
    <w:rsid w:val="00683689"/>
    <w:rsid w:val="0069228D"/>
    <w:rsid w:val="00695D18"/>
    <w:rsid w:val="00695E8F"/>
    <w:rsid w:val="006A5A91"/>
    <w:rsid w:val="006C19E9"/>
    <w:rsid w:val="006C70B2"/>
    <w:rsid w:val="006D1B04"/>
    <w:rsid w:val="006D5EB8"/>
    <w:rsid w:val="006E2855"/>
    <w:rsid w:val="006E571A"/>
    <w:rsid w:val="006F37D6"/>
    <w:rsid w:val="006F6636"/>
    <w:rsid w:val="00700BDF"/>
    <w:rsid w:val="0070510A"/>
    <w:rsid w:val="00705F7F"/>
    <w:rsid w:val="00707D60"/>
    <w:rsid w:val="00710EB8"/>
    <w:rsid w:val="00716D5B"/>
    <w:rsid w:val="00723579"/>
    <w:rsid w:val="007245CD"/>
    <w:rsid w:val="0072796A"/>
    <w:rsid w:val="00733FDD"/>
    <w:rsid w:val="007363CE"/>
    <w:rsid w:val="00740F82"/>
    <w:rsid w:val="00741404"/>
    <w:rsid w:val="007446A9"/>
    <w:rsid w:val="0075405C"/>
    <w:rsid w:val="0075690D"/>
    <w:rsid w:val="00771915"/>
    <w:rsid w:val="00775A43"/>
    <w:rsid w:val="007760BF"/>
    <w:rsid w:val="00777BC1"/>
    <w:rsid w:val="00782CEC"/>
    <w:rsid w:val="00783428"/>
    <w:rsid w:val="0079314A"/>
    <w:rsid w:val="007A2311"/>
    <w:rsid w:val="007A3D5C"/>
    <w:rsid w:val="007A439C"/>
    <w:rsid w:val="007B2278"/>
    <w:rsid w:val="007B5E92"/>
    <w:rsid w:val="007B62CA"/>
    <w:rsid w:val="007D6BB4"/>
    <w:rsid w:val="007E55F5"/>
    <w:rsid w:val="007F1CDF"/>
    <w:rsid w:val="007F6E3E"/>
    <w:rsid w:val="007F76FE"/>
    <w:rsid w:val="00807DEA"/>
    <w:rsid w:val="00810972"/>
    <w:rsid w:val="00811D5B"/>
    <w:rsid w:val="0081356A"/>
    <w:rsid w:val="008165A9"/>
    <w:rsid w:val="00822174"/>
    <w:rsid w:val="0082362D"/>
    <w:rsid w:val="00831B8B"/>
    <w:rsid w:val="0083485A"/>
    <w:rsid w:val="00840955"/>
    <w:rsid w:val="00841870"/>
    <w:rsid w:val="00850C49"/>
    <w:rsid w:val="00854E87"/>
    <w:rsid w:val="00856FE8"/>
    <w:rsid w:val="00864181"/>
    <w:rsid w:val="00866B77"/>
    <w:rsid w:val="008706E0"/>
    <w:rsid w:val="008718A3"/>
    <w:rsid w:val="00875ED8"/>
    <w:rsid w:val="00875F88"/>
    <w:rsid w:val="00876A42"/>
    <w:rsid w:val="00877ECE"/>
    <w:rsid w:val="00880CB1"/>
    <w:rsid w:val="00880F5D"/>
    <w:rsid w:val="00885D4E"/>
    <w:rsid w:val="00885DEF"/>
    <w:rsid w:val="008902C4"/>
    <w:rsid w:val="00891684"/>
    <w:rsid w:val="008919E8"/>
    <w:rsid w:val="00895EF6"/>
    <w:rsid w:val="00896160"/>
    <w:rsid w:val="008972BB"/>
    <w:rsid w:val="008A0292"/>
    <w:rsid w:val="008A0A33"/>
    <w:rsid w:val="008A1105"/>
    <w:rsid w:val="008A2A08"/>
    <w:rsid w:val="008A46A6"/>
    <w:rsid w:val="008B0069"/>
    <w:rsid w:val="008B29E7"/>
    <w:rsid w:val="008B429A"/>
    <w:rsid w:val="008D028E"/>
    <w:rsid w:val="008D3165"/>
    <w:rsid w:val="008D4561"/>
    <w:rsid w:val="008D5D03"/>
    <w:rsid w:val="008E0663"/>
    <w:rsid w:val="008E1BF7"/>
    <w:rsid w:val="008E2DA7"/>
    <w:rsid w:val="008F1843"/>
    <w:rsid w:val="008F473F"/>
    <w:rsid w:val="008F4E9E"/>
    <w:rsid w:val="008F528B"/>
    <w:rsid w:val="008F6D26"/>
    <w:rsid w:val="008F7350"/>
    <w:rsid w:val="00905D14"/>
    <w:rsid w:val="00910167"/>
    <w:rsid w:val="00910C5A"/>
    <w:rsid w:val="00912026"/>
    <w:rsid w:val="00917802"/>
    <w:rsid w:val="0092106C"/>
    <w:rsid w:val="00931C18"/>
    <w:rsid w:val="00935B36"/>
    <w:rsid w:val="00937AFF"/>
    <w:rsid w:val="009432F1"/>
    <w:rsid w:val="00952EFF"/>
    <w:rsid w:val="00956F90"/>
    <w:rsid w:val="009614F7"/>
    <w:rsid w:val="00962538"/>
    <w:rsid w:val="00967D4C"/>
    <w:rsid w:val="009759A8"/>
    <w:rsid w:val="0098115E"/>
    <w:rsid w:val="00985B27"/>
    <w:rsid w:val="00996E24"/>
    <w:rsid w:val="009A14D5"/>
    <w:rsid w:val="009A168A"/>
    <w:rsid w:val="009A2A8E"/>
    <w:rsid w:val="009A4A10"/>
    <w:rsid w:val="009A7B9E"/>
    <w:rsid w:val="009B14BF"/>
    <w:rsid w:val="009B294C"/>
    <w:rsid w:val="009B42BD"/>
    <w:rsid w:val="009B7434"/>
    <w:rsid w:val="009B770D"/>
    <w:rsid w:val="009C7A23"/>
    <w:rsid w:val="009D122F"/>
    <w:rsid w:val="009D12A5"/>
    <w:rsid w:val="009D140A"/>
    <w:rsid w:val="009D1E09"/>
    <w:rsid w:val="009D3179"/>
    <w:rsid w:val="009D3323"/>
    <w:rsid w:val="009D3E5A"/>
    <w:rsid w:val="009D67F0"/>
    <w:rsid w:val="009D72A9"/>
    <w:rsid w:val="009E620C"/>
    <w:rsid w:val="009E7BB1"/>
    <w:rsid w:val="009F0D75"/>
    <w:rsid w:val="009F145A"/>
    <w:rsid w:val="009F31E2"/>
    <w:rsid w:val="009F592B"/>
    <w:rsid w:val="009F752A"/>
    <w:rsid w:val="00A0188D"/>
    <w:rsid w:val="00A03CC3"/>
    <w:rsid w:val="00A1035D"/>
    <w:rsid w:val="00A12BBA"/>
    <w:rsid w:val="00A1473A"/>
    <w:rsid w:val="00A14A15"/>
    <w:rsid w:val="00A16F75"/>
    <w:rsid w:val="00A20FBC"/>
    <w:rsid w:val="00A2188C"/>
    <w:rsid w:val="00A27CC5"/>
    <w:rsid w:val="00A27EE2"/>
    <w:rsid w:val="00A301CF"/>
    <w:rsid w:val="00A31956"/>
    <w:rsid w:val="00A32410"/>
    <w:rsid w:val="00A37815"/>
    <w:rsid w:val="00A41105"/>
    <w:rsid w:val="00A4352E"/>
    <w:rsid w:val="00A43E9F"/>
    <w:rsid w:val="00A47398"/>
    <w:rsid w:val="00A5098B"/>
    <w:rsid w:val="00A5216E"/>
    <w:rsid w:val="00A549D1"/>
    <w:rsid w:val="00A61251"/>
    <w:rsid w:val="00A6157A"/>
    <w:rsid w:val="00A678CB"/>
    <w:rsid w:val="00A732DA"/>
    <w:rsid w:val="00A75470"/>
    <w:rsid w:val="00A75E74"/>
    <w:rsid w:val="00A76FCC"/>
    <w:rsid w:val="00A773F4"/>
    <w:rsid w:val="00A77854"/>
    <w:rsid w:val="00A821D2"/>
    <w:rsid w:val="00A82C62"/>
    <w:rsid w:val="00A84592"/>
    <w:rsid w:val="00A84DEC"/>
    <w:rsid w:val="00A90CFD"/>
    <w:rsid w:val="00AA0362"/>
    <w:rsid w:val="00AA5E8B"/>
    <w:rsid w:val="00AA708A"/>
    <w:rsid w:val="00AA79F6"/>
    <w:rsid w:val="00AA7C72"/>
    <w:rsid w:val="00AC3F9E"/>
    <w:rsid w:val="00AC7BC3"/>
    <w:rsid w:val="00AC7C8D"/>
    <w:rsid w:val="00AD109A"/>
    <w:rsid w:val="00AD4312"/>
    <w:rsid w:val="00AD6B18"/>
    <w:rsid w:val="00AE090B"/>
    <w:rsid w:val="00AE18BC"/>
    <w:rsid w:val="00AE51D6"/>
    <w:rsid w:val="00AE7DF1"/>
    <w:rsid w:val="00AF390B"/>
    <w:rsid w:val="00AF55D7"/>
    <w:rsid w:val="00B007A4"/>
    <w:rsid w:val="00B02DC3"/>
    <w:rsid w:val="00B044AD"/>
    <w:rsid w:val="00B06746"/>
    <w:rsid w:val="00B12806"/>
    <w:rsid w:val="00B205C1"/>
    <w:rsid w:val="00B20F3A"/>
    <w:rsid w:val="00B20F56"/>
    <w:rsid w:val="00B24610"/>
    <w:rsid w:val="00B24D19"/>
    <w:rsid w:val="00B311FD"/>
    <w:rsid w:val="00B31E81"/>
    <w:rsid w:val="00B328BA"/>
    <w:rsid w:val="00B3450A"/>
    <w:rsid w:val="00B36968"/>
    <w:rsid w:val="00B50D12"/>
    <w:rsid w:val="00B5210D"/>
    <w:rsid w:val="00B53064"/>
    <w:rsid w:val="00B54CA9"/>
    <w:rsid w:val="00B56C03"/>
    <w:rsid w:val="00B6077F"/>
    <w:rsid w:val="00B615BC"/>
    <w:rsid w:val="00B6412E"/>
    <w:rsid w:val="00B66497"/>
    <w:rsid w:val="00B675C9"/>
    <w:rsid w:val="00B71AC2"/>
    <w:rsid w:val="00B71B9C"/>
    <w:rsid w:val="00B71F7C"/>
    <w:rsid w:val="00B73AC9"/>
    <w:rsid w:val="00B745F7"/>
    <w:rsid w:val="00B764D2"/>
    <w:rsid w:val="00B801E9"/>
    <w:rsid w:val="00B81554"/>
    <w:rsid w:val="00B819CC"/>
    <w:rsid w:val="00B85ECD"/>
    <w:rsid w:val="00B8705C"/>
    <w:rsid w:val="00B9165F"/>
    <w:rsid w:val="00BA01E1"/>
    <w:rsid w:val="00BA02F0"/>
    <w:rsid w:val="00BA2D8A"/>
    <w:rsid w:val="00BA381D"/>
    <w:rsid w:val="00BA5F6B"/>
    <w:rsid w:val="00BB35E3"/>
    <w:rsid w:val="00BB53D4"/>
    <w:rsid w:val="00BB577A"/>
    <w:rsid w:val="00BC163F"/>
    <w:rsid w:val="00BC2958"/>
    <w:rsid w:val="00BC4FDC"/>
    <w:rsid w:val="00BC5404"/>
    <w:rsid w:val="00BD054E"/>
    <w:rsid w:val="00BD5020"/>
    <w:rsid w:val="00BD6B86"/>
    <w:rsid w:val="00BD7C3A"/>
    <w:rsid w:val="00BE1329"/>
    <w:rsid w:val="00BF0633"/>
    <w:rsid w:val="00BF7C85"/>
    <w:rsid w:val="00C016CB"/>
    <w:rsid w:val="00C07DE5"/>
    <w:rsid w:val="00C13A2B"/>
    <w:rsid w:val="00C15BA6"/>
    <w:rsid w:val="00C2219C"/>
    <w:rsid w:val="00C238B8"/>
    <w:rsid w:val="00C24C82"/>
    <w:rsid w:val="00C268F3"/>
    <w:rsid w:val="00C35567"/>
    <w:rsid w:val="00C358A6"/>
    <w:rsid w:val="00C37B0D"/>
    <w:rsid w:val="00C42B42"/>
    <w:rsid w:val="00C43625"/>
    <w:rsid w:val="00C440C2"/>
    <w:rsid w:val="00C443B5"/>
    <w:rsid w:val="00C52590"/>
    <w:rsid w:val="00C56A3D"/>
    <w:rsid w:val="00C576FD"/>
    <w:rsid w:val="00C60743"/>
    <w:rsid w:val="00C60A51"/>
    <w:rsid w:val="00C729F4"/>
    <w:rsid w:val="00C738BD"/>
    <w:rsid w:val="00C74E67"/>
    <w:rsid w:val="00C76F7C"/>
    <w:rsid w:val="00C82F6A"/>
    <w:rsid w:val="00C92282"/>
    <w:rsid w:val="00C93333"/>
    <w:rsid w:val="00CA030A"/>
    <w:rsid w:val="00CA6DA6"/>
    <w:rsid w:val="00CA6E5A"/>
    <w:rsid w:val="00CB161F"/>
    <w:rsid w:val="00CB4589"/>
    <w:rsid w:val="00CB56E5"/>
    <w:rsid w:val="00CC53C7"/>
    <w:rsid w:val="00CC7F9C"/>
    <w:rsid w:val="00CD050F"/>
    <w:rsid w:val="00CD05D3"/>
    <w:rsid w:val="00CD3770"/>
    <w:rsid w:val="00CD3DDA"/>
    <w:rsid w:val="00CD440A"/>
    <w:rsid w:val="00CD58BC"/>
    <w:rsid w:val="00CE10C0"/>
    <w:rsid w:val="00CE21EC"/>
    <w:rsid w:val="00CE74E1"/>
    <w:rsid w:val="00CF50BC"/>
    <w:rsid w:val="00CF5EF8"/>
    <w:rsid w:val="00CF7E67"/>
    <w:rsid w:val="00D03351"/>
    <w:rsid w:val="00D06266"/>
    <w:rsid w:val="00D0670C"/>
    <w:rsid w:val="00D103E2"/>
    <w:rsid w:val="00D1398D"/>
    <w:rsid w:val="00D143DA"/>
    <w:rsid w:val="00D160E9"/>
    <w:rsid w:val="00D20332"/>
    <w:rsid w:val="00D2225B"/>
    <w:rsid w:val="00D24C21"/>
    <w:rsid w:val="00D26D8F"/>
    <w:rsid w:val="00D26FC5"/>
    <w:rsid w:val="00D275D0"/>
    <w:rsid w:val="00D3487B"/>
    <w:rsid w:val="00D361DB"/>
    <w:rsid w:val="00D40C1E"/>
    <w:rsid w:val="00D411E6"/>
    <w:rsid w:val="00D45788"/>
    <w:rsid w:val="00D54A8E"/>
    <w:rsid w:val="00D56517"/>
    <w:rsid w:val="00D627BF"/>
    <w:rsid w:val="00D63DE1"/>
    <w:rsid w:val="00D64A4D"/>
    <w:rsid w:val="00D64D7D"/>
    <w:rsid w:val="00D66446"/>
    <w:rsid w:val="00D66778"/>
    <w:rsid w:val="00D66D69"/>
    <w:rsid w:val="00D7154D"/>
    <w:rsid w:val="00D73586"/>
    <w:rsid w:val="00D73A22"/>
    <w:rsid w:val="00D7560E"/>
    <w:rsid w:val="00D75DE6"/>
    <w:rsid w:val="00D7607D"/>
    <w:rsid w:val="00D768E6"/>
    <w:rsid w:val="00D80302"/>
    <w:rsid w:val="00D84088"/>
    <w:rsid w:val="00D865BF"/>
    <w:rsid w:val="00D87E50"/>
    <w:rsid w:val="00D90275"/>
    <w:rsid w:val="00D91D65"/>
    <w:rsid w:val="00DA391A"/>
    <w:rsid w:val="00DA63FF"/>
    <w:rsid w:val="00DB6210"/>
    <w:rsid w:val="00DC0C95"/>
    <w:rsid w:val="00DC1E91"/>
    <w:rsid w:val="00DC351E"/>
    <w:rsid w:val="00DC3F13"/>
    <w:rsid w:val="00DD17FA"/>
    <w:rsid w:val="00DD4D4C"/>
    <w:rsid w:val="00DD4E3C"/>
    <w:rsid w:val="00DD6298"/>
    <w:rsid w:val="00DD7E8B"/>
    <w:rsid w:val="00DE13C7"/>
    <w:rsid w:val="00DE253D"/>
    <w:rsid w:val="00DE6721"/>
    <w:rsid w:val="00DE7977"/>
    <w:rsid w:val="00DF02D5"/>
    <w:rsid w:val="00DF6F89"/>
    <w:rsid w:val="00E014D7"/>
    <w:rsid w:val="00E029F4"/>
    <w:rsid w:val="00E02F2F"/>
    <w:rsid w:val="00E0341D"/>
    <w:rsid w:val="00E0470B"/>
    <w:rsid w:val="00E10349"/>
    <w:rsid w:val="00E137A5"/>
    <w:rsid w:val="00E14FB0"/>
    <w:rsid w:val="00E217B3"/>
    <w:rsid w:val="00E30211"/>
    <w:rsid w:val="00E31EEA"/>
    <w:rsid w:val="00E32F2E"/>
    <w:rsid w:val="00E34495"/>
    <w:rsid w:val="00E35FB6"/>
    <w:rsid w:val="00E50362"/>
    <w:rsid w:val="00E53368"/>
    <w:rsid w:val="00E56F4B"/>
    <w:rsid w:val="00E57323"/>
    <w:rsid w:val="00E62B36"/>
    <w:rsid w:val="00E63CB6"/>
    <w:rsid w:val="00E65688"/>
    <w:rsid w:val="00E66BBF"/>
    <w:rsid w:val="00E70238"/>
    <w:rsid w:val="00E72FEE"/>
    <w:rsid w:val="00E73367"/>
    <w:rsid w:val="00E743CF"/>
    <w:rsid w:val="00E80382"/>
    <w:rsid w:val="00E80DAD"/>
    <w:rsid w:val="00E80F0A"/>
    <w:rsid w:val="00E83971"/>
    <w:rsid w:val="00E83A5C"/>
    <w:rsid w:val="00E84E35"/>
    <w:rsid w:val="00E855A2"/>
    <w:rsid w:val="00E870D9"/>
    <w:rsid w:val="00E92D88"/>
    <w:rsid w:val="00E97705"/>
    <w:rsid w:val="00EA105D"/>
    <w:rsid w:val="00EA11A8"/>
    <w:rsid w:val="00EA322C"/>
    <w:rsid w:val="00EB0D85"/>
    <w:rsid w:val="00EB3A05"/>
    <w:rsid w:val="00EB42BB"/>
    <w:rsid w:val="00EB6925"/>
    <w:rsid w:val="00EC0088"/>
    <w:rsid w:val="00EC0D1F"/>
    <w:rsid w:val="00ED42BC"/>
    <w:rsid w:val="00ED79FE"/>
    <w:rsid w:val="00EE29D0"/>
    <w:rsid w:val="00EE413C"/>
    <w:rsid w:val="00EE6F62"/>
    <w:rsid w:val="00EE73B6"/>
    <w:rsid w:val="00F06F8B"/>
    <w:rsid w:val="00F10E77"/>
    <w:rsid w:val="00F1436B"/>
    <w:rsid w:val="00F267EE"/>
    <w:rsid w:val="00F30B9D"/>
    <w:rsid w:val="00F3274B"/>
    <w:rsid w:val="00F334B2"/>
    <w:rsid w:val="00F40984"/>
    <w:rsid w:val="00F43623"/>
    <w:rsid w:val="00F535CF"/>
    <w:rsid w:val="00F61118"/>
    <w:rsid w:val="00F632D6"/>
    <w:rsid w:val="00F67ADC"/>
    <w:rsid w:val="00F67BD5"/>
    <w:rsid w:val="00F67EEB"/>
    <w:rsid w:val="00F7489A"/>
    <w:rsid w:val="00F77675"/>
    <w:rsid w:val="00F80D64"/>
    <w:rsid w:val="00F825E1"/>
    <w:rsid w:val="00F8377E"/>
    <w:rsid w:val="00F8751D"/>
    <w:rsid w:val="00F9111D"/>
    <w:rsid w:val="00F92C32"/>
    <w:rsid w:val="00F92ECF"/>
    <w:rsid w:val="00F97848"/>
    <w:rsid w:val="00FA277E"/>
    <w:rsid w:val="00FA61B0"/>
    <w:rsid w:val="00FB275F"/>
    <w:rsid w:val="00FB6BD9"/>
    <w:rsid w:val="00FB7E84"/>
    <w:rsid w:val="00FC01B8"/>
    <w:rsid w:val="00FC1964"/>
    <w:rsid w:val="00FC1A5D"/>
    <w:rsid w:val="00FC71CF"/>
    <w:rsid w:val="00FD2D77"/>
    <w:rsid w:val="00FD5D3A"/>
    <w:rsid w:val="00FD6066"/>
    <w:rsid w:val="00FE12ED"/>
    <w:rsid w:val="00FE33BD"/>
    <w:rsid w:val="00FE5DF2"/>
    <w:rsid w:val="00FE6D50"/>
    <w:rsid w:val="00FE7F53"/>
    <w:rsid w:val="00FF0D6F"/>
    <w:rsid w:val="00FF50CE"/>
    <w:rsid w:val="00FF77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FBE98F0"/>
  <w15:chartTrackingRefBased/>
  <w15:docId w15:val="{3A2DAF63-0F9C-4286-B142-228B4C66A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2958"/>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3037ED"/>
    <w:pPr>
      <w:keepNext/>
      <w:keepLines/>
      <w:spacing w:before="240" w:after="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771915"/>
    <w:pPr>
      <w:keepNext/>
      <w:keepLines/>
      <w:spacing w:before="40" w:after="0"/>
      <w:outlineLvl w:val="1"/>
    </w:pPr>
    <w:rPr>
      <w:rFonts w:eastAsiaTheme="majorEastAsia" w:cstheme="majorBidi"/>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1BD1"/>
    <w:pPr>
      <w:tabs>
        <w:tab w:val="center" w:pos="4819"/>
        <w:tab w:val="right" w:pos="9638"/>
      </w:tabs>
      <w:spacing w:after="0" w:line="240" w:lineRule="auto"/>
    </w:pPr>
  </w:style>
  <w:style w:type="character" w:customStyle="1" w:styleId="HeaderChar">
    <w:name w:val="Header Char"/>
    <w:basedOn w:val="DefaultParagraphFont"/>
    <w:link w:val="Header"/>
    <w:uiPriority w:val="99"/>
    <w:rsid w:val="00581BD1"/>
  </w:style>
  <w:style w:type="paragraph" w:styleId="Footer">
    <w:name w:val="footer"/>
    <w:basedOn w:val="Normal"/>
    <w:link w:val="FooterChar"/>
    <w:uiPriority w:val="99"/>
    <w:unhideWhenUsed/>
    <w:rsid w:val="00581BD1"/>
    <w:pPr>
      <w:tabs>
        <w:tab w:val="center" w:pos="4819"/>
        <w:tab w:val="right" w:pos="9638"/>
      </w:tabs>
      <w:spacing w:after="0" w:line="240" w:lineRule="auto"/>
    </w:pPr>
  </w:style>
  <w:style w:type="character" w:customStyle="1" w:styleId="FooterChar">
    <w:name w:val="Footer Char"/>
    <w:basedOn w:val="DefaultParagraphFont"/>
    <w:link w:val="Footer"/>
    <w:uiPriority w:val="99"/>
    <w:rsid w:val="00581BD1"/>
  </w:style>
  <w:style w:type="paragraph" w:styleId="NoSpacing">
    <w:name w:val="No Spacing"/>
    <w:link w:val="NoSpacingChar"/>
    <w:uiPriority w:val="1"/>
    <w:rsid w:val="00581BD1"/>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581BD1"/>
    <w:rPr>
      <w:rFonts w:eastAsiaTheme="minorEastAsia"/>
      <w:lang w:eastAsia="en-GB"/>
    </w:rPr>
  </w:style>
  <w:style w:type="character" w:customStyle="1" w:styleId="Heading1Char">
    <w:name w:val="Heading 1 Char"/>
    <w:basedOn w:val="DefaultParagraphFont"/>
    <w:link w:val="Heading1"/>
    <w:uiPriority w:val="9"/>
    <w:rsid w:val="003037ED"/>
    <w:rPr>
      <w:rFonts w:ascii="Times New Roman" w:eastAsiaTheme="majorEastAsia" w:hAnsi="Times New Roman" w:cstheme="majorBidi"/>
      <w:color w:val="000000" w:themeColor="text1"/>
      <w:sz w:val="32"/>
      <w:szCs w:val="32"/>
    </w:rPr>
  </w:style>
  <w:style w:type="paragraph" w:styleId="TOCHeading">
    <w:name w:val="TOC Heading"/>
    <w:basedOn w:val="Heading1"/>
    <w:next w:val="Normal"/>
    <w:uiPriority w:val="39"/>
    <w:unhideWhenUsed/>
    <w:qFormat/>
    <w:rsid w:val="00581BD1"/>
    <w:pPr>
      <w:outlineLvl w:val="9"/>
    </w:pPr>
    <w:rPr>
      <w:lang w:eastAsia="en-GB"/>
    </w:rPr>
  </w:style>
  <w:style w:type="paragraph" w:styleId="ListParagraph">
    <w:name w:val="List Paragraph"/>
    <w:basedOn w:val="Normal"/>
    <w:uiPriority w:val="34"/>
    <w:qFormat/>
    <w:rsid w:val="00581BD1"/>
    <w:pPr>
      <w:ind w:left="720"/>
      <w:contextualSpacing/>
    </w:pPr>
  </w:style>
  <w:style w:type="paragraph" w:styleId="Title">
    <w:name w:val="Title"/>
    <w:basedOn w:val="Normal"/>
    <w:next w:val="Normal"/>
    <w:link w:val="TitleChar"/>
    <w:uiPriority w:val="10"/>
    <w:qFormat/>
    <w:rsid w:val="00581BD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BD1"/>
    <w:rPr>
      <w:rFonts w:asciiTheme="majorHAnsi" w:eastAsiaTheme="majorEastAsia" w:hAnsiTheme="majorHAnsi" w:cstheme="majorBidi"/>
      <w:spacing w:val="-10"/>
      <w:kern w:val="28"/>
      <w:sz w:val="56"/>
      <w:szCs w:val="56"/>
    </w:rPr>
  </w:style>
  <w:style w:type="paragraph" w:styleId="FootnoteText">
    <w:name w:val="footnote text"/>
    <w:basedOn w:val="Normal"/>
    <w:link w:val="FootnoteTextChar"/>
    <w:uiPriority w:val="99"/>
    <w:semiHidden/>
    <w:unhideWhenUsed/>
    <w:rsid w:val="00581BD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81BD1"/>
    <w:rPr>
      <w:sz w:val="20"/>
      <w:szCs w:val="20"/>
    </w:rPr>
  </w:style>
  <w:style w:type="character" w:styleId="FootnoteReference">
    <w:name w:val="footnote reference"/>
    <w:basedOn w:val="DefaultParagraphFont"/>
    <w:uiPriority w:val="99"/>
    <w:semiHidden/>
    <w:unhideWhenUsed/>
    <w:rsid w:val="00581BD1"/>
    <w:rPr>
      <w:vertAlign w:val="superscript"/>
    </w:rPr>
  </w:style>
  <w:style w:type="character" w:styleId="PlaceholderText">
    <w:name w:val="Placeholder Text"/>
    <w:basedOn w:val="DefaultParagraphFont"/>
    <w:uiPriority w:val="99"/>
    <w:semiHidden/>
    <w:rsid w:val="00581BD1"/>
    <w:rPr>
      <w:color w:val="808080"/>
    </w:rPr>
  </w:style>
  <w:style w:type="character" w:styleId="Hyperlink">
    <w:name w:val="Hyperlink"/>
    <w:basedOn w:val="DefaultParagraphFont"/>
    <w:uiPriority w:val="99"/>
    <w:unhideWhenUsed/>
    <w:rsid w:val="00E83971"/>
    <w:rPr>
      <w:color w:val="0563C1" w:themeColor="hyperlink"/>
      <w:u w:val="single"/>
    </w:rPr>
  </w:style>
  <w:style w:type="paragraph" w:styleId="TOC1">
    <w:name w:val="toc 1"/>
    <w:basedOn w:val="Normal"/>
    <w:next w:val="Normal"/>
    <w:autoRedefine/>
    <w:uiPriority w:val="39"/>
    <w:unhideWhenUsed/>
    <w:rsid w:val="00E83971"/>
    <w:pPr>
      <w:spacing w:after="100"/>
    </w:pPr>
  </w:style>
  <w:style w:type="character" w:styleId="FollowedHyperlink">
    <w:name w:val="FollowedHyperlink"/>
    <w:basedOn w:val="DefaultParagraphFont"/>
    <w:uiPriority w:val="99"/>
    <w:semiHidden/>
    <w:unhideWhenUsed/>
    <w:rsid w:val="0083485A"/>
    <w:rPr>
      <w:color w:val="954F72" w:themeColor="followedHyperlink"/>
      <w:u w:val="single"/>
    </w:rPr>
  </w:style>
  <w:style w:type="paragraph" w:styleId="NormalWeb">
    <w:name w:val="Normal (Web)"/>
    <w:basedOn w:val="Normal"/>
    <w:uiPriority w:val="99"/>
    <w:semiHidden/>
    <w:unhideWhenUsed/>
    <w:rsid w:val="0083485A"/>
    <w:pPr>
      <w:spacing w:before="100" w:beforeAutospacing="1" w:after="100" w:afterAutospacing="1" w:line="240" w:lineRule="auto"/>
    </w:pPr>
    <w:rPr>
      <w:rFonts w:eastAsiaTheme="minorEastAsia" w:cs="Times New Roman"/>
      <w:szCs w:val="24"/>
      <w:lang w:eastAsia="en-GB"/>
    </w:rPr>
  </w:style>
  <w:style w:type="character" w:styleId="Strong">
    <w:name w:val="Strong"/>
    <w:basedOn w:val="DefaultParagraphFont"/>
    <w:uiPriority w:val="22"/>
    <w:qFormat/>
    <w:rsid w:val="00587B6C"/>
    <w:rPr>
      <w:b/>
      <w:bCs/>
    </w:rPr>
  </w:style>
  <w:style w:type="paragraph" w:styleId="BalloonText">
    <w:name w:val="Balloon Text"/>
    <w:basedOn w:val="Normal"/>
    <w:link w:val="BalloonTextChar"/>
    <w:uiPriority w:val="99"/>
    <w:semiHidden/>
    <w:unhideWhenUsed/>
    <w:rsid w:val="00F911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111D"/>
    <w:rPr>
      <w:rFonts w:ascii="Segoe UI" w:hAnsi="Segoe UI" w:cs="Segoe UI"/>
      <w:sz w:val="18"/>
      <w:szCs w:val="18"/>
    </w:rPr>
  </w:style>
  <w:style w:type="character" w:customStyle="1" w:styleId="Heading2Char">
    <w:name w:val="Heading 2 Char"/>
    <w:basedOn w:val="DefaultParagraphFont"/>
    <w:link w:val="Heading2"/>
    <w:uiPriority w:val="9"/>
    <w:rsid w:val="00771915"/>
    <w:rPr>
      <w:rFonts w:ascii="Times New Roman" w:eastAsiaTheme="majorEastAsia" w:hAnsi="Times New Roman" w:cstheme="majorBidi"/>
      <w:color w:val="000000" w:themeColor="text1"/>
      <w:sz w:val="28"/>
      <w:szCs w:val="26"/>
    </w:rPr>
  </w:style>
  <w:style w:type="paragraph" w:styleId="Subtitle">
    <w:name w:val="Subtitle"/>
    <w:basedOn w:val="Normal"/>
    <w:next w:val="Normal"/>
    <w:link w:val="SubtitleChar"/>
    <w:uiPriority w:val="11"/>
    <w:qFormat/>
    <w:rsid w:val="009E620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E620C"/>
    <w:rPr>
      <w:rFonts w:eastAsiaTheme="minorEastAsia"/>
      <w:color w:val="5A5A5A" w:themeColor="text1" w:themeTint="A5"/>
      <w:spacing w:val="15"/>
    </w:rPr>
  </w:style>
  <w:style w:type="paragraph" w:styleId="TOC2">
    <w:name w:val="toc 2"/>
    <w:basedOn w:val="Normal"/>
    <w:next w:val="Normal"/>
    <w:autoRedefine/>
    <w:uiPriority w:val="39"/>
    <w:unhideWhenUsed/>
    <w:rsid w:val="00FF77CE"/>
    <w:pPr>
      <w:spacing w:after="100"/>
      <w:ind w:left="240"/>
    </w:pPr>
  </w:style>
  <w:style w:type="paragraph" w:styleId="Caption">
    <w:name w:val="caption"/>
    <w:basedOn w:val="Normal"/>
    <w:next w:val="Normal"/>
    <w:uiPriority w:val="35"/>
    <w:unhideWhenUsed/>
    <w:qFormat/>
    <w:rsid w:val="002E7FDD"/>
    <w:pPr>
      <w:spacing w:after="200" w:line="240" w:lineRule="auto"/>
    </w:pPr>
    <w:rPr>
      <w:i/>
      <w:iCs/>
      <w:color w:val="44546A" w:themeColor="text2"/>
      <w:sz w:val="18"/>
      <w:szCs w:val="18"/>
    </w:rPr>
  </w:style>
  <w:style w:type="character" w:styleId="Emphasis">
    <w:name w:val="Emphasis"/>
    <w:basedOn w:val="DefaultParagraphFont"/>
    <w:uiPriority w:val="20"/>
    <w:qFormat/>
    <w:rsid w:val="005A59C7"/>
    <w:rPr>
      <w:i/>
      <w:iCs/>
    </w:rPr>
  </w:style>
  <w:style w:type="character" w:styleId="CommentReference">
    <w:name w:val="annotation reference"/>
    <w:basedOn w:val="DefaultParagraphFont"/>
    <w:uiPriority w:val="99"/>
    <w:semiHidden/>
    <w:unhideWhenUsed/>
    <w:rsid w:val="00880F5D"/>
    <w:rPr>
      <w:sz w:val="16"/>
      <w:szCs w:val="16"/>
    </w:rPr>
  </w:style>
  <w:style w:type="paragraph" w:styleId="CommentText">
    <w:name w:val="annotation text"/>
    <w:basedOn w:val="Normal"/>
    <w:link w:val="CommentTextChar"/>
    <w:uiPriority w:val="99"/>
    <w:semiHidden/>
    <w:unhideWhenUsed/>
    <w:rsid w:val="00880F5D"/>
    <w:pPr>
      <w:spacing w:line="240" w:lineRule="auto"/>
    </w:pPr>
    <w:rPr>
      <w:sz w:val="20"/>
      <w:szCs w:val="20"/>
    </w:rPr>
  </w:style>
  <w:style w:type="character" w:customStyle="1" w:styleId="CommentTextChar">
    <w:name w:val="Comment Text Char"/>
    <w:basedOn w:val="DefaultParagraphFont"/>
    <w:link w:val="CommentText"/>
    <w:uiPriority w:val="99"/>
    <w:semiHidden/>
    <w:rsid w:val="00880F5D"/>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80F5D"/>
    <w:rPr>
      <w:b/>
      <w:bCs/>
    </w:rPr>
  </w:style>
  <w:style w:type="character" w:customStyle="1" w:styleId="CommentSubjectChar">
    <w:name w:val="Comment Subject Char"/>
    <w:basedOn w:val="CommentTextChar"/>
    <w:link w:val="CommentSubject"/>
    <w:uiPriority w:val="99"/>
    <w:semiHidden/>
    <w:rsid w:val="00880F5D"/>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383054">
      <w:bodyDiv w:val="1"/>
      <w:marLeft w:val="0"/>
      <w:marRight w:val="0"/>
      <w:marTop w:val="0"/>
      <w:marBottom w:val="0"/>
      <w:divBdr>
        <w:top w:val="none" w:sz="0" w:space="0" w:color="auto"/>
        <w:left w:val="none" w:sz="0" w:space="0" w:color="auto"/>
        <w:bottom w:val="none" w:sz="0" w:space="0" w:color="auto"/>
        <w:right w:val="none" w:sz="0" w:space="0" w:color="auto"/>
      </w:divBdr>
      <w:divsChild>
        <w:div w:id="20666846">
          <w:marLeft w:val="0"/>
          <w:marRight w:val="0"/>
          <w:marTop w:val="0"/>
          <w:marBottom w:val="0"/>
          <w:divBdr>
            <w:top w:val="none" w:sz="0" w:space="0" w:color="auto"/>
            <w:left w:val="none" w:sz="0" w:space="0" w:color="auto"/>
            <w:bottom w:val="none" w:sz="0" w:space="0" w:color="auto"/>
            <w:right w:val="none" w:sz="0" w:space="0" w:color="auto"/>
          </w:divBdr>
        </w:div>
      </w:divsChild>
    </w:div>
    <w:div w:id="360478085">
      <w:bodyDiv w:val="1"/>
      <w:marLeft w:val="0"/>
      <w:marRight w:val="0"/>
      <w:marTop w:val="0"/>
      <w:marBottom w:val="0"/>
      <w:divBdr>
        <w:top w:val="none" w:sz="0" w:space="0" w:color="auto"/>
        <w:left w:val="none" w:sz="0" w:space="0" w:color="auto"/>
        <w:bottom w:val="none" w:sz="0" w:space="0" w:color="auto"/>
        <w:right w:val="none" w:sz="0" w:space="0" w:color="auto"/>
      </w:divBdr>
    </w:div>
    <w:div w:id="1457404518">
      <w:bodyDiv w:val="1"/>
      <w:marLeft w:val="0"/>
      <w:marRight w:val="0"/>
      <w:marTop w:val="0"/>
      <w:marBottom w:val="0"/>
      <w:divBdr>
        <w:top w:val="none" w:sz="0" w:space="0" w:color="auto"/>
        <w:left w:val="none" w:sz="0" w:space="0" w:color="auto"/>
        <w:bottom w:val="none" w:sz="0" w:space="0" w:color="auto"/>
        <w:right w:val="none" w:sz="0" w:space="0" w:color="auto"/>
      </w:divBdr>
    </w:div>
    <w:div w:id="1791391697">
      <w:bodyDiv w:val="1"/>
      <w:marLeft w:val="0"/>
      <w:marRight w:val="0"/>
      <w:marTop w:val="0"/>
      <w:marBottom w:val="0"/>
      <w:divBdr>
        <w:top w:val="none" w:sz="0" w:space="0" w:color="auto"/>
        <w:left w:val="none" w:sz="0" w:space="0" w:color="auto"/>
        <w:bottom w:val="none" w:sz="0" w:space="0" w:color="auto"/>
        <w:right w:val="none" w:sz="0" w:space="0" w:color="auto"/>
      </w:divBdr>
      <w:divsChild>
        <w:div w:id="1635138510">
          <w:marLeft w:val="0"/>
          <w:marRight w:val="0"/>
          <w:marTop w:val="0"/>
          <w:marBottom w:val="0"/>
          <w:divBdr>
            <w:top w:val="none" w:sz="0" w:space="0" w:color="auto"/>
            <w:left w:val="none" w:sz="0" w:space="0" w:color="auto"/>
            <w:bottom w:val="none" w:sz="0" w:space="0" w:color="auto"/>
            <w:right w:val="none" w:sz="0" w:space="0" w:color="auto"/>
          </w:divBdr>
        </w:div>
        <w:div w:id="1290162065">
          <w:marLeft w:val="0"/>
          <w:marRight w:val="0"/>
          <w:marTop w:val="0"/>
          <w:marBottom w:val="0"/>
          <w:divBdr>
            <w:top w:val="none" w:sz="0" w:space="0" w:color="auto"/>
            <w:left w:val="none" w:sz="0" w:space="0" w:color="auto"/>
            <w:bottom w:val="none" w:sz="0" w:space="0" w:color="auto"/>
            <w:right w:val="none" w:sz="0" w:space="0" w:color="auto"/>
          </w:divBdr>
        </w:div>
        <w:div w:id="1899432356">
          <w:marLeft w:val="0"/>
          <w:marRight w:val="0"/>
          <w:marTop w:val="0"/>
          <w:marBottom w:val="0"/>
          <w:divBdr>
            <w:top w:val="none" w:sz="0" w:space="0" w:color="auto"/>
            <w:left w:val="none" w:sz="0" w:space="0" w:color="auto"/>
            <w:bottom w:val="none" w:sz="0" w:space="0" w:color="auto"/>
            <w:right w:val="none" w:sz="0" w:space="0" w:color="auto"/>
          </w:divBdr>
        </w:div>
        <w:div w:id="2013027277">
          <w:marLeft w:val="0"/>
          <w:marRight w:val="0"/>
          <w:marTop w:val="0"/>
          <w:marBottom w:val="0"/>
          <w:divBdr>
            <w:top w:val="none" w:sz="0" w:space="0" w:color="auto"/>
            <w:left w:val="none" w:sz="0" w:space="0" w:color="auto"/>
            <w:bottom w:val="none" w:sz="0" w:space="0" w:color="auto"/>
            <w:right w:val="none" w:sz="0" w:space="0" w:color="auto"/>
          </w:divBdr>
        </w:div>
        <w:div w:id="2093962048">
          <w:marLeft w:val="0"/>
          <w:marRight w:val="0"/>
          <w:marTop w:val="0"/>
          <w:marBottom w:val="0"/>
          <w:divBdr>
            <w:top w:val="none" w:sz="0" w:space="0" w:color="auto"/>
            <w:left w:val="none" w:sz="0" w:space="0" w:color="auto"/>
            <w:bottom w:val="none" w:sz="0" w:space="0" w:color="auto"/>
            <w:right w:val="none" w:sz="0" w:space="0" w:color="auto"/>
          </w:divBdr>
        </w:div>
        <w:div w:id="88621846">
          <w:marLeft w:val="0"/>
          <w:marRight w:val="0"/>
          <w:marTop w:val="0"/>
          <w:marBottom w:val="0"/>
          <w:divBdr>
            <w:top w:val="none" w:sz="0" w:space="0" w:color="auto"/>
            <w:left w:val="none" w:sz="0" w:space="0" w:color="auto"/>
            <w:bottom w:val="none" w:sz="0" w:space="0" w:color="auto"/>
            <w:right w:val="none" w:sz="0" w:space="0" w:color="auto"/>
          </w:divBdr>
        </w:div>
        <w:div w:id="1798991280">
          <w:marLeft w:val="0"/>
          <w:marRight w:val="0"/>
          <w:marTop w:val="0"/>
          <w:marBottom w:val="0"/>
          <w:divBdr>
            <w:top w:val="none" w:sz="0" w:space="0" w:color="auto"/>
            <w:left w:val="none" w:sz="0" w:space="0" w:color="auto"/>
            <w:bottom w:val="none" w:sz="0" w:space="0" w:color="auto"/>
            <w:right w:val="none" w:sz="0" w:space="0" w:color="auto"/>
          </w:divBdr>
        </w:div>
        <w:div w:id="1460496497">
          <w:marLeft w:val="0"/>
          <w:marRight w:val="0"/>
          <w:marTop w:val="0"/>
          <w:marBottom w:val="0"/>
          <w:divBdr>
            <w:top w:val="none" w:sz="0" w:space="0" w:color="auto"/>
            <w:left w:val="none" w:sz="0" w:space="0" w:color="auto"/>
            <w:bottom w:val="none" w:sz="0" w:space="0" w:color="auto"/>
            <w:right w:val="none" w:sz="0" w:space="0" w:color="auto"/>
          </w:divBdr>
        </w:div>
        <w:div w:id="1909922040">
          <w:marLeft w:val="0"/>
          <w:marRight w:val="0"/>
          <w:marTop w:val="0"/>
          <w:marBottom w:val="0"/>
          <w:divBdr>
            <w:top w:val="none" w:sz="0" w:space="0" w:color="auto"/>
            <w:left w:val="none" w:sz="0" w:space="0" w:color="auto"/>
            <w:bottom w:val="none" w:sz="0" w:space="0" w:color="auto"/>
            <w:right w:val="none" w:sz="0" w:space="0" w:color="auto"/>
          </w:divBdr>
        </w:div>
        <w:div w:id="1489974400">
          <w:marLeft w:val="0"/>
          <w:marRight w:val="0"/>
          <w:marTop w:val="0"/>
          <w:marBottom w:val="0"/>
          <w:divBdr>
            <w:top w:val="none" w:sz="0" w:space="0" w:color="auto"/>
            <w:left w:val="none" w:sz="0" w:space="0" w:color="auto"/>
            <w:bottom w:val="none" w:sz="0" w:space="0" w:color="auto"/>
            <w:right w:val="none" w:sz="0" w:space="0" w:color="auto"/>
          </w:divBdr>
        </w:div>
        <w:div w:id="1040205645">
          <w:marLeft w:val="0"/>
          <w:marRight w:val="0"/>
          <w:marTop w:val="0"/>
          <w:marBottom w:val="0"/>
          <w:divBdr>
            <w:top w:val="none" w:sz="0" w:space="0" w:color="auto"/>
            <w:left w:val="none" w:sz="0" w:space="0" w:color="auto"/>
            <w:bottom w:val="none" w:sz="0" w:space="0" w:color="auto"/>
            <w:right w:val="none" w:sz="0" w:space="0" w:color="auto"/>
          </w:divBdr>
        </w:div>
        <w:div w:id="1589726303">
          <w:marLeft w:val="0"/>
          <w:marRight w:val="0"/>
          <w:marTop w:val="0"/>
          <w:marBottom w:val="0"/>
          <w:divBdr>
            <w:top w:val="none" w:sz="0" w:space="0" w:color="auto"/>
            <w:left w:val="none" w:sz="0" w:space="0" w:color="auto"/>
            <w:bottom w:val="none" w:sz="0" w:space="0" w:color="auto"/>
            <w:right w:val="none" w:sz="0" w:space="0" w:color="auto"/>
          </w:divBdr>
        </w:div>
        <w:div w:id="1273782318">
          <w:marLeft w:val="0"/>
          <w:marRight w:val="0"/>
          <w:marTop w:val="0"/>
          <w:marBottom w:val="0"/>
          <w:divBdr>
            <w:top w:val="none" w:sz="0" w:space="0" w:color="auto"/>
            <w:left w:val="none" w:sz="0" w:space="0" w:color="auto"/>
            <w:bottom w:val="none" w:sz="0" w:space="0" w:color="auto"/>
            <w:right w:val="none" w:sz="0" w:space="0" w:color="auto"/>
          </w:divBdr>
        </w:div>
        <w:div w:id="16660859">
          <w:marLeft w:val="0"/>
          <w:marRight w:val="0"/>
          <w:marTop w:val="0"/>
          <w:marBottom w:val="0"/>
          <w:divBdr>
            <w:top w:val="none" w:sz="0" w:space="0" w:color="auto"/>
            <w:left w:val="none" w:sz="0" w:space="0" w:color="auto"/>
            <w:bottom w:val="none" w:sz="0" w:space="0" w:color="auto"/>
            <w:right w:val="none" w:sz="0" w:space="0" w:color="auto"/>
          </w:divBdr>
        </w:div>
        <w:div w:id="340855150">
          <w:marLeft w:val="0"/>
          <w:marRight w:val="0"/>
          <w:marTop w:val="0"/>
          <w:marBottom w:val="0"/>
          <w:divBdr>
            <w:top w:val="none" w:sz="0" w:space="0" w:color="auto"/>
            <w:left w:val="none" w:sz="0" w:space="0" w:color="auto"/>
            <w:bottom w:val="none" w:sz="0" w:space="0" w:color="auto"/>
            <w:right w:val="none" w:sz="0" w:space="0" w:color="auto"/>
          </w:divBdr>
        </w:div>
        <w:div w:id="174270124">
          <w:marLeft w:val="0"/>
          <w:marRight w:val="0"/>
          <w:marTop w:val="0"/>
          <w:marBottom w:val="0"/>
          <w:divBdr>
            <w:top w:val="none" w:sz="0" w:space="0" w:color="auto"/>
            <w:left w:val="none" w:sz="0" w:space="0" w:color="auto"/>
            <w:bottom w:val="none" w:sz="0" w:space="0" w:color="auto"/>
            <w:right w:val="none" w:sz="0" w:space="0" w:color="auto"/>
          </w:divBdr>
        </w:div>
        <w:div w:id="89937983">
          <w:marLeft w:val="0"/>
          <w:marRight w:val="0"/>
          <w:marTop w:val="0"/>
          <w:marBottom w:val="0"/>
          <w:divBdr>
            <w:top w:val="none" w:sz="0" w:space="0" w:color="auto"/>
            <w:left w:val="none" w:sz="0" w:space="0" w:color="auto"/>
            <w:bottom w:val="none" w:sz="0" w:space="0" w:color="auto"/>
            <w:right w:val="none" w:sz="0" w:space="0" w:color="auto"/>
          </w:divBdr>
        </w:div>
        <w:div w:id="2138527386">
          <w:marLeft w:val="0"/>
          <w:marRight w:val="0"/>
          <w:marTop w:val="0"/>
          <w:marBottom w:val="0"/>
          <w:divBdr>
            <w:top w:val="none" w:sz="0" w:space="0" w:color="auto"/>
            <w:left w:val="none" w:sz="0" w:space="0" w:color="auto"/>
            <w:bottom w:val="none" w:sz="0" w:space="0" w:color="auto"/>
            <w:right w:val="none" w:sz="0" w:space="0" w:color="auto"/>
          </w:divBdr>
        </w:div>
        <w:div w:id="1711880085">
          <w:marLeft w:val="0"/>
          <w:marRight w:val="0"/>
          <w:marTop w:val="0"/>
          <w:marBottom w:val="0"/>
          <w:divBdr>
            <w:top w:val="none" w:sz="0" w:space="0" w:color="auto"/>
            <w:left w:val="none" w:sz="0" w:space="0" w:color="auto"/>
            <w:bottom w:val="none" w:sz="0" w:space="0" w:color="auto"/>
            <w:right w:val="none" w:sz="0" w:space="0" w:color="auto"/>
          </w:divBdr>
        </w:div>
        <w:div w:id="369188474">
          <w:marLeft w:val="0"/>
          <w:marRight w:val="0"/>
          <w:marTop w:val="0"/>
          <w:marBottom w:val="0"/>
          <w:divBdr>
            <w:top w:val="none" w:sz="0" w:space="0" w:color="auto"/>
            <w:left w:val="none" w:sz="0" w:space="0" w:color="auto"/>
            <w:bottom w:val="none" w:sz="0" w:space="0" w:color="auto"/>
            <w:right w:val="none" w:sz="0" w:space="0" w:color="auto"/>
          </w:divBdr>
        </w:div>
        <w:div w:id="43649903">
          <w:marLeft w:val="0"/>
          <w:marRight w:val="0"/>
          <w:marTop w:val="0"/>
          <w:marBottom w:val="0"/>
          <w:divBdr>
            <w:top w:val="none" w:sz="0" w:space="0" w:color="auto"/>
            <w:left w:val="none" w:sz="0" w:space="0" w:color="auto"/>
            <w:bottom w:val="none" w:sz="0" w:space="0" w:color="auto"/>
            <w:right w:val="none" w:sz="0" w:space="0" w:color="auto"/>
          </w:divBdr>
        </w:div>
        <w:div w:id="883367491">
          <w:marLeft w:val="0"/>
          <w:marRight w:val="0"/>
          <w:marTop w:val="0"/>
          <w:marBottom w:val="0"/>
          <w:divBdr>
            <w:top w:val="none" w:sz="0" w:space="0" w:color="auto"/>
            <w:left w:val="none" w:sz="0" w:space="0" w:color="auto"/>
            <w:bottom w:val="none" w:sz="0" w:space="0" w:color="auto"/>
            <w:right w:val="none" w:sz="0" w:space="0" w:color="auto"/>
          </w:divBdr>
        </w:div>
        <w:div w:id="273440678">
          <w:marLeft w:val="0"/>
          <w:marRight w:val="0"/>
          <w:marTop w:val="0"/>
          <w:marBottom w:val="0"/>
          <w:divBdr>
            <w:top w:val="none" w:sz="0" w:space="0" w:color="auto"/>
            <w:left w:val="none" w:sz="0" w:space="0" w:color="auto"/>
            <w:bottom w:val="none" w:sz="0" w:space="0" w:color="auto"/>
            <w:right w:val="none" w:sz="0" w:space="0" w:color="auto"/>
          </w:divBdr>
        </w:div>
        <w:div w:id="798567066">
          <w:marLeft w:val="0"/>
          <w:marRight w:val="0"/>
          <w:marTop w:val="0"/>
          <w:marBottom w:val="0"/>
          <w:divBdr>
            <w:top w:val="none" w:sz="0" w:space="0" w:color="auto"/>
            <w:left w:val="none" w:sz="0" w:space="0" w:color="auto"/>
            <w:bottom w:val="none" w:sz="0" w:space="0" w:color="auto"/>
            <w:right w:val="none" w:sz="0" w:space="0" w:color="auto"/>
          </w:divBdr>
        </w:div>
        <w:div w:id="977495917">
          <w:marLeft w:val="0"/>
          <w:marRight w:val="0"/>
          <w:marTop w:val="0"/>
          <w:marBottom w:val="0"/>
          <w:divBdr>
            <w:top w:val="none" w:sz="0" w:space="0" w:color="auto"/>
            <w:left w:val="none" w:sz="0" w:space="0" w:color="auto"/>
            <w:bottom w:val="none" w:sz="0" w:space="0" w:color="auto"/>
            <w:right w:val="none" w:sz="0" w:space="0" w:color="auto"/>
          </w:divBdr>
        </w:div>
        <w:div w:id="318777099">
          <w:marLeft w:val="0"/>
          <w:marRight w:val="0"/>
          <w:marTop w:val="0"/>
          <w:marBottom w:val="0"/>
          <w:divBdr>
            <w:top w:val="none" w:sz="0" w:space="0" w:color="auto"/>
            <w:left w:val="none" w:sz="0" w:space="0" w:color="auto"/>
            <w:bottom w:val="none" w:sz="0" w:space="0" w:color="auto"/>
            <w:right w:val="none" w:sz="0" w:space="0" w:color="auto"/>
          </w:divBdr>
        </w:div>
        <w:div w:id="1515538365">
          <w:marLeft w:val="0"/>
          <w:marRight w:val="0"/>
          <w:marTop w:val="0"/>
          <w:marBottom w:val="0"/>
          <w:divBdr>
            <w:top w:val="none" w:sz="0" w:space="0" w:color="auto"/>
            <w:left w:val="none" w:sz="0" w:space="0" w:color="auto"/>
            <w:bottom w:val="none" w:sz="0" w:space="0" w:color="auto"/>
            <w:right w:val="none" w:sz="0" w:space="0" w:color="auto"/>
          </w:divBdr>
        </w:div>
        <w:div w:id="1427654614">
          <w:marLeft w:val="0"/>
          <w:marRight w:val="0"/>
          <w:marTop w:val="0"/>
          <w:marBottom w:val="0"/>
          <w:divBdr>
            <w:top w:val="none" w:sz="0" w:space="0" w:color="auto"/>
            <w:left w:val="none" w:sz="0" w:space="0" w:color="auto"/>
            <w:bottom w:val="none" w:sz="0" w:space="0" w:color="auto"/>
            <w:right w:val="none" w:sz="0" w:space="0" w:color="auto"/>
          </w:divBdr>
        </w:div>
        <w:div w:id="1903638974">
          <w:marLeft w:val="0"/>
          <w:marRight w:val="0"/>
          <w:marTop w:val="0"/>
          <w:marBottom w:val="0"/>
          <w:divBdr>
            <w:top w:val="none" w:sz="0" w:space="0" w:color="auto"/>
            <w:left w:val="none" w:sz="0" w:space="0" w:color="auto"/>
            <w:bottom w:val="none" w:sz="0" w:space="0" w:color="auto"/>
            <w:right w:val="none" w:sz="0" w:space="0" w:color="auto"/>
          </w:divBdr>
        </w:div>
        <w:div w:id="1309940404">
          <w:marLeft w:val="0"/>
          <w:marRight w:val="0"/>
          <w:marTop w:val="0"/>
          <w:marBottom w:val="0"/>
          <w:divBdr>
            <w:top w:val="none" w:sz="0" w:space="0" w:color="auto"/>
            <w:left w:val="none" w:sz="0" w:space="0" w:color="auto"/>
            <w:bottom w:val="none" w:sz="0" w:space="0" w:color="auto"/>
            <w:right w:val="none" w:sz="0" w:space="0" w:color="auto"/>
          </w:divBdr>
        </w:div>
        <w:div w:id="2108846599">
          <w:marLeft w:val="0"/>
          <w:marRight w:val="0"/>
          <w:marTop w:val="0"/>
          <w:marBottom w:val="0"/>
          <w:divBdr>
            <w:top w:val="none" w:sz="0" w:space="0" w:color="auto"/>
            <w:left w:val="none" w:sz="0" w:space="0" w:color="auto"/>
            <w:bottom w:val="none" w:sz="0" w:space="0" w:color="auto"/>
            <w:right w:val="none" w:sz="0" w:space="0" w:color="auto"/>
          </w:divBdr>
        </w:div>
        <w:div w:id="1631788684">
          <w:marLeft w:val="0"/>
          <w:marRight w:val="0"/>
          <w:marTop w:val="0"/>
          <w:marBottom w:val="0"/>
          <w:divBdr>
            <w:top w:val="none" w:sz="0" w:space="0" w:color="auto"/>
            <w:left w:val="none" w:sz="0" w:space="0" w:color="auto"/>
            <w:bottom w:val="none" w:sz="0" w:space="0" w:color="auto"/>
            <w:right w:val="none" w:sz="0" w:space="0" w:color="auto"/>
          </w:divBdr>
        </w:div>
        <w:div w:id="437070671">
          <w:marLeft w:val="0"/>
          <w:marRight w:val="0"/>
          <w:marTop w:val="0"/>
          <w:marBottom w:val="0"/>
          <w:divBdr>
            <w:top w:val="none" w:sz="0" w:space="0" w:color="auto"/>
            <w:left w:val="none" w:sz="0" w:space="0" w:color="auto"/>
            <w:bottom w:val="none" w:sz="0" w:space="0" w:color="auto"/>
            <w:right w:val="none" w:sz="0" w:space="0" w:color="auto"/>
          </w:divBdr>
        </w:div>
        <w:div w:id="1874657681">
          <w:marLeft w:val="0"/>
          <w:marRight w:val="0"/>
          <w:marTop w:val="0"/>
          <w:marBottom w:val="0"/>
          <w:divBdr>
            <w:top w:val="none" w:sz="0" w:space="0" w:color="auto"/>
            <w:left w:val="none" w:sz="0" w:space="0" w:color="auto"/>
            <w:bottom w:val="none" w:sz="0" w:space="0" w:color="auto"/>
            <w:right w:val="none" w:sz="0" w:space="0" w:color="auto"/>
          </w:divBdr>
        </w:div>
        <w:div w:id="1026642930">
          <w:marLeft w:val="0"/>
          <w:marRight w:val="0"/>
          <w:marTop w:val="0"/>
          <w:marBottom w:val="0"/>
          <w:divBdr>
            <w:top w:val="none" w:sz="0" w:space="0" w:color="auto"/>
            <w:left w:val="none" w:sz="0" w:space="0" w:color="auto"/>
            <w:bottom w:val="none" w:sz="0" w:space="0" w:color="auto"/>
            <w:right w:val="none" w:sz="0" w:space="0" w:color="auto"/>
          </w:divBdr>
        </w:div>
        <w:div w:id="1936404434">
          <w:marLeft w:val="0"/>
          <w:marRight w:val="0"/>
          <w:marTop w:val="0"/>
          <w:marBottom w:val="0"/>
          <w:divBdr>
            <w:top w:val="none" w:sz="0" w:space="0" w:color="auto"/>
            <w:left w:val="none" w:sz="0" w:space="0" w:color="auto"/>
            <w:bottom w:val="none" w:sz="0" w:space="0" w:color="auto"/>
            <w:right w:val="none" w:sz="0" w:space="0" w:color="auto"/>
          </w:divBdr>
        </w:div>
        <w:div w:id="187565531">
          <w:marLeft w:val="0"/>
          <w:marRight w:val="0"/>
          <w:marTop w:val="0"/>
          <w:marBottom w:val="0"/>
          <w:divBdr>
            <w:top w:val="none" w:sz="0" w:space="0" w:color="auto"/>
            <w:left w:val="none" w:sz="0" w:space="0" w:color="auto"/>
            <w:bottom w:val="none" w:sz="0" w:space="0" w:color="auto"/>
            <w:right w:val="none" w:sz="0" w:space="0" w:color="auto"/>
          </w:divBdr>
        </w:div>
        <w:div w:id="1576281675">
          <w:marLeft w:val="0"/>
          <w:marRight w:val="0"/>
          <w:marTop w:val="0"/>
          <w:marBottom w:val="0"/>
          <w:divBdr>
            <w:top w:val="none" w:sz="0" w:space="0" w:color="auto"/>
            <w:left w:val="none" w:sz="0" w:space="0" w:color="auto"/>
            <w:bottom w:val="none" w:sz="0" w:space="0" w:color="auto"/>
            <w:right w:val="none" w:sz="0" w:space="0" w:color="auto"/>
          </w:divBdr>
        </w:div>
        <w:div w:id="141238594">
          <w:marLeft w:val="0"/>
          <w:marRight w:val="0"/>
          <w:marTop w:val="0"/>
          <w:marBottom w:val="0"/>
          <w:divBdr>
            <w:top w:val="none" w:sz="0" w:space="0" w:color="auto"/>
            <w:left w:val="none" w:sz="0" w:space="0" w:color="auto"/>
            <w:bottom w:val="none" w:sz="0" w:space="0" w:color="auto"/>
            <w:right w:val="none" w:sz="0" w:space="0" w:color="auto"/>
          </w:divBdr>
        </w:div>
        <w:div w:id="1991132794">
          <w:marLeft w:val="0"/>
          <w:marRight w:val="0"/>
          <w:marTop w:val="0"/>
          <w:marBottom w:val="0"/>
          <w:divBdr>
            <w:top w:val="none" w:sz="0" w:space="0" w:color="auto"/>
            <w:left w:val="none" w:sz="0" w:space="0" w:color="auto"/>
            <w:bottom w:val="none" w:sz="0" w:space="0" w:color="auto"/>
            <w:right w:val="none" w:sz="0" w:space="0" w:color="auto"/>
          </w:divBdr>
        </w:div>
        <w:div w:id="1856073990">
          <w:marLeft w:val="0"/>
          <w:marRight w:val="0"/>
          <w:marTop w:val="0"/>
          <w:marBottom w:val="0"/>
          <w:divBdr>
            <w:top w:val="none" w:sz="0" w:space="0" w:color="auto"/>
            <w:left w:val="none" w:sz="0" w:space="0" w:color="auto"/>
            <w:bottom w:val="none" w:sz="0" w:space="0" w:color="auto"/>
            <w:right w:val="none" w:sz="0" w:space="0" w:color="auto"/>
          </w:divBdr>
        </w:div>
        <w:div w:id="1523547246">
          <w:marLeft w:val="0"/>
          <w:marRight w:val="0"/>
          <w:marTop w:val="0"/>
          <w:marBottom w:val="0"/>
          <w:divBdr>
            <w:top w:val="none" w:sz="0" w:space="0" w:color="auto"/>
            <w:left w:val="none" w:sz="0" w:space="0" w:color="auto"/>
            <w:bottom w:val="none" w:sz="0" w:space="0" w:color="auto"/>
            <w:right w:val="none" w:sz="0" w:space="0" w:color="auto"/>
          </w:divBdr>
        </w:div>
        <w:div w:id="469058512">
          <w:marLeft w:val="0"/>
          <w:marRight w:val="0"/>
          <w:marTop w:val="0"/>
          <w:marBottom w:val="0"/>
          <w:divBdr>
            <w:top w:val="none" w:sz="0" w:space="0" w:color="auto"/>
            <w:left w:val="none" w:sz="0" w:space="0" w:color="auto"/>
            <w:bottom w:val="none" w:sz="0" w:space="0" w:color="auto"/>
            <w:right w:val="none" w:sz="0" w:space="0" w:color="auto"/>
          </w:divBdr>
        </w:div>
        <w:div w:id="494420787">
          <w:marLeft w:val="0"/>
          <w:marRight w:val="0"/>
          <w:marTop w:val="0"/>
          <w:marBottom w:val="0"/>
          <w:divBdr>
            <w:top w:val="none" w:sz="0" w:space="0" w:color="auto"/>
            <w:left w:val="none" w:sz="0" w:space="0" w:color="auto"/>
            <w:bottom w:val="none" w:sz="0" w:space="0" w:color="auto"/>
            <w:right w:val="none" w:sz="0" w:space="0" w:color="auto"/>
          </w:divBdr>
        </w:div>
        <w:div w:id="1384789254">
          <w:marLeft w:val="0"/>
          <w:marRight w:val="0"/>
          <w:marTop w:val="0"/>
          <w:marBottom w:val="0"/>
          <w:divBdr>
            <w:top w:val="none" w:sz="0" w:space="0" w:color="auto"/>
            <w:left w:val="none" w:sz="0" w:space="0" w:color="auto"/>
            <w:bottom w:val="none" w:sz="0" w:space="0" w:color="auto"/>
            <w:right w:val="none" w:sz="0" w:space="0" w:color="auto"/>
          </w:divBdr>
        </w:div>
        <w:div w:id="892499539">
          <w:marLeft w:val="0"/>
          <w:marRight w:val="0"/>
          <w:marTop w:val="0"/>
          <w:marBottom w:val="0"/>
          <w:divBdr>
            <w:top w:val="none" w:sz="0" w:space="0" w:color="auto"/>
            <w:left w:val="none" w:sz="0" w:space="0" w:color="auto"/>
            <w:bottom w:val="none" w:sz="0" w:space="0" w:color="auto"/>
            <w:right w:val="none" w:sz="0" w:space="0" w:color="auto"/>
          </w:divBdr>
        </w:div>
        <w:div w:id="1605859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theme" Target="theme/theme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A8FFEE-0BAB-43F4-B34E-EEB92F228481}">
  <we:reference id="wa104380122" version="1.0.0.1" store="fi-FI" storeType="OMEX"/>
  <we:alternateReferences>
    <we:reference id="wa104380122" version="1.0.0.1" store="wa104380122" storeType="OMEX"/>
  </we:alternateReferences>
  <we:properties>
    <we:property name="optionsValues" value="&quot;{\&quot;doc:5bbdba00e4b06918880955c3&amp;-270550596\&quot;:{\&quot;id\&quot;:\&quot;doc:5bbdba00e4b06918880955c3\&quot;,\&quot;pageReplace\&quot;:\&quot;\&quot;,\&quot;author\&quot;:true,\&quot;year\&quot;:true,\&quot;prefix\&quot;:\&quot;\&quot;,\&quot;suffix\&quot;:\&quot;\&quot;},\&quot;doc:5bbdba00e4b06918880955c3&amp;806587145\&quot;:{\&quot;id\&quot;:\&quot;doc:5bbdba00e4b06918880955c3\&quot;,\&quot;pageReplace\&quot;:\&quot;\&quot;,\&quot;author\&quot;:true,\&quot;year\&quot;:true,\&quot;prefix\&quot;:\&quot;\&quot;,\&quot;suffix\&quot;:\&quot;\&quot;},\&quot;doc:5bdb29e3e4b0afdabde30428&amp;828559194\&quot;:{\&quot;id\&quot;:\&quot;doc:5bdb29e3e4b0afdabde30428\&quot;,\&quot;pageReplace\&quot;:\&quot;\&quot;,\&quot;author\&quot;:true,\&quot;year\&quot;:true,\&quot;prefix\&quot;:\&quot;\&quot;,\&quot;suffix\&quot;:\&quot;\&quot;},\&quot;doc:5bbdbadee4b0f038d2b6c7c5&amp;-14693950\&quot;:{\&quot;id\&quot;:\&quot;doc:5bbdbadee4b0f038d2b6c7c5\&quot;,\&quot;pageReplace\&quot;:\&quot;\&quot;,\&quot;author\&quot;:true,\&quot;year\&quot;:true,\&quot;prefix\&quot;:\&quot;\&quot;,\&quot;suffix\&quot;:\&quot;\&quot;},\&quot;doc:5bbdba7de4b06de0cf53b169&amp;806587145\&quot;:{\&quot;id\&quot;:\&quot;doc:5bbdba7de4b06de0cf53b169\&quot;,\&quot;pageReplace\&quot;:\&quot;\&quot;,\&quot;author\&quot;:true,\&quot;year\&quot;:true,\&quot;prefix\&quot;:\&quot;\&quot;,\&quot;suffix\&quot;:\&quot;\&quot;},\&quot;doc:5bbdba00e4b06918880955c3&amp;-909850899\&quot;:{\&quot;id\&quot;:\&quot;doc:5bbdba00e4b06918880955c3\&quot;,\&quot;pageReplace\&quot;:\&quot;\&quot;,\&quot;author\&quot;:true,\&quot;year\&quot;:true,\&quot;prefix\&quot;:\&quot;\&quot;,\&quot;suffix\&quot;:\&quot;\&quot;},\&quot;doc:5bbdbd1ce4b019e9bad669c2&amp;-256828708\&quot;:{\&quot;id\&quot;:\&quot;doc:5bbdbd1ce4b019e9bad669c2\&quot;,\&quot;pageReplace\&quot;:\&quot;\&quot;,\&quot;author\&quot;:true,\&quot;year\&quot;:true,\&quot;prefix\&quot;:\&quot;\&quot;,\&quot;suffix\&quot;:\&quot;\&quot;},\&quot;doc:5bdec881e4b069b454d8645d&amp;731666547\&quot;:{\&quot;id\&quot;:\&quot;doc:5bdec881e4b069b454d8645d\&quot;,\&quot;pageReplace\&quot;:\&quot;\&quot;,\&quot;author\&quot;:true,\&quot;year\&quot;:true,\&quot;prefix\&quot;:\&quot;\&quot;,\&quot;suffix\&quot;:\&quot;\&quot;},\&quot;doc:5bbdba7de4b06de0cf53b169&amp;-360448803\&quot;:{\&quot;id\&quot;:\&quot;doc:5bbdba7de4b06de0cf53b169\&quot;,\&quot;pageReplace\&quot;:\&quot;\&quot;,\&quot;author\&quot;:true,\&quot;year\&quot;:true,\&quot;prefix\&quot;:\&quot;\&quot;,\&quot;suffix\&quot;:\&quot;\&quot;},\&quot;doc:5bdecfcbe4b0f02deeb8979b&amp;319626686\&quot;:{\&quot;id\&quot;:\&quot;doc:5bdecfcbe4b0f02deeb8979b\&quot;,\&quot;pageReplace\&quot;:\&quot;\&quot;,\&quot;author\&quot;:true,\&quot;year\&quot;:true,\&quot;prefix\&quot;:\&quot;\&quot;,\&quot;suffix\&quot;:\&quot;\&quot;},\&quot;doc:5bbdba00e4b06918880955c3&amp;-1022009006\&quot;:{\&quot;id\&quot;:\&quot;doc:5bbdba00e4b06918880955c3\&quot;,\&quot;pageReplace\&quot;:\&quot;\&quot;,\&quot;author\&quot;:true,\&quot;year\&quot;:true,\&quot;prefix\&quot;:\&quot;\&quot;,\&quot;suffix\&quot;:\&quot;\&quot;},\&quot;doc:5bbdba00e4b06918880955c3&amp;1670908060\&quot;:{\&quot;id\&quot;:\&quot;doc:5bbdba00e4b06918880955c3\&quot;,\&quot;pageReplace\&quot;:\&quot;\&quot;,\&quot;author\&quot;:true,\&quot;year\&quot;:true,\&quot;prefix\&quot;:\&quot;\&quot;,\&quot;suffix\&quot;:\&quot;\&quot;},\&quot;doc:5bbdba00e4b06918880955c3&amp;-658223647\&quot;:{\&quot;id\&quot;:\&quot;doc:5bbdba00e4b06918880955c3\&quot;,\&quot;pageReplace\&quot;:\&quot;\&quot;,\&quot;author\&quot;:true,\&quot;year\&quot;:true,\&quot;prefix\&quot;:\&quot;\&quot;,\&quot;suffix\&quot;:\&quot;\&quot;},\&quot;doc:5bbdba7de4b06de0cf53b169&amp;1366258131\&quot;:{\&quot;id\&quot;:\&quot;doc:5bbdba7de4b06de0cf53b169\&quot;,\&quot;pageReplace\&quot;:\&quot;\&quot;,\&quot;author\&quot;:true,\&quot;year\&quot;:true,\&quot;prefix\&quot;:\&quot;\&quot;,\&quot;suffix\&quot;:\&quot;\&quot;},\&quot;doc:5bbdba00e4b06918880955c3&amp;1049119994\&quot;:{\&quot;id\&quot;:\&quot;doc:5bbdba00e4b06918880955c3\&quot;,\&quot;pageReplace\&quot;:\&quot;\&quot;,\&quot;author\&quot;:true,\&quot;year\&quot;:true,\&quot;prefix\&quot;:\&quot;\&quot;,\&quot;suffix\&quot;:\&quot;\&quot;},\&quot;doc:5bbdba00e4b06918880955c3&amp;-1204857944\&quot;:{\&quot;id\&quot;:\&quot;doc:5bbdba00e4b06918880955c3\&quot;,\&quot;pageReplace\&quot;:\&quot;\&quot;,\&quot;author\&quot;:true,\&quot;year\&quot;:true,\&quot;prefix\&quot;:\&quot;\&quot;,\&quot;suffix\&quot;:\&quot;\&quot;},\&quot;doc:5bbdbd1ce4b019e9bad669c2&amp;1186178860\&quot;:{\&quot;id\&quot;:\&quot;doc:5bbdbd1ce4b019e9bad669c2\&quot;,\&quot;pageReplace\&quot;:\&quot;\&quot;,\&quot;author\&quot;:true,\&quot;year\&quot;:true,\&quot;prefix\&quot;:\&quot;\&quot;,\&quot;suffix\&quot;:\&quot;\&quot;}}&quot;"/>
    <we:property name="contentControlsValues" value="&quot;{}&quot;"/>
    <we:property name="citationStyle" value="&quot;{\&quot;id\&quot;:\&quot;28\&quot;,\&quot;styleType\&quot;:\&quot;refworks\&quot;,\&quot;name\&quot;:\&quot;Cell\&quot;,\&quot;isInstitutional\&quot;:false,\&quot;citeStyle\&quot;:\&quot;INTEXT_ONLY\&quot;,\&quot;isSorted\&quot;:true,\&quot;usesNumbers\&quot;:false,\&quot;$$hashKey\&quot;:\&quot;object:174\&quot;}&quot;"/>
    <we:property name="cit:_909850899" value="&quot;{\&quot;docs\&quot;:[{\&quot;id\&quot;:\&quot;doc:5bbdba00e4b06918880955c3\&quot;,\&quot;pageReplace\&quot;:\&quot;\&quot;,\&quot;author\&quot;:true,\&quot;year\&quot;:true,\&quot;prefix\&quot;:\&quot;\&quot;,\&quot;suffix\&quot;:\&quot;\&quot;}],\&quot;position\&quot;:\&quot;body\&quot;}&quot;"/>
    <we:property name="cit:_812717180" value="&quot;{\&quot;docs\&quot;:[{\&quot;id\&quot;:\&quot;doc:5bbdba00e4b06918880955c3\&quot;,\&quot;pageReplace\&quot;:\&quot;\&quot;,\&quot;author\&quot;:true,\&quot;year\&quot;:true,\&quot;prefix\&quot;:\&quot;\&quot;,\&quot;suffix\&quot;:\&quot;\&quot;}],\&quot;position\&quot;:\&quot;body\&quot;}&quot;"/>
    <we:property name="cit:_658223647" value="&quot;{\&quot;docs\&quot;:[{\&quot;id\&quot;:\&quot;doc:5bbdba00e4b06918880955c3\&quot;,\&quot;pageReplace\&quot;:\&quot;\&quot;,\&quot;author\&quot;:true,\&quot;year\&quot;:true,\&quot;prefix\&quot;:\&quot;\&quot;,\&quot;suffix\&quot;:\&quot;\&quot;}],\&quot;position\&quot;:\&quot;body\&quot;}&quot;"/>
    <we:property name="cit:_360448803" value="&quot;{\&quot;docs\&quot;:[{\&quot;id\&quot;:\&quot;doc:5bbdba7de4b06de0cf53b169\&quot;,\&quot;pageReplace\&quot;:\&quot;\&quot;,\&quot;author\&quot;:true,\&quot;year\&quot;:true,\&quot;prefix\&quot;:\&quot;\&quot;,\&quot;suffix\&quot;:\&quot;\&quot;}],\&quot;position\&quot;:\&quot;body\&quot;}&quot;"/>
    <we:property name="cit:_270550596" value="&quot;{\&quot;docs\&quot;:[{\&quot;id\&quot;:\&quot;doc:5bbdba00e4b06918880955c3\&quot;,\&quot;pageReplace\&quot;:\&quot;\&quot;,\&quot;author\&quot;:true,\&quot;year\&quot;:true,\&quot;prefix\&quot;:\&quot;\&quot;,\&quot;suffix\&quot;:\&quot;\&quot;}],\&quot;position\&quot;:\&quot;body\&quot;}&quot;"/>
    <we:property name="cit:_256828708" value="&quot;{\&quot;docs\&quot;:[{\&quot;id\&quot;:\&quot;doc:5bbdbd1ce4b019e9bad669c2\&quot;,\&quot;pageReplace\&quot;:\&quot;\&quot;,\&quot;author\&quot;:true,\&quot;year\&quot;:true,\&quot;prefix\&quot;:\&quot;\&quot;,\&quot;suffix\&quot;:\&quot;\&quot;}],\&quot;position\&quot;:\&quot;body\&quot;}&quot;"/>
    <we:property name="cit:_14693950" value="&quot;{\&quot;docs\&quot;:[{\&quot;id\&quot;:\&quot;doc:5bbdbadee4b0f038d2b6c7c5\&quot;,\&quot;pageReplace\&quot;:\&quot;\&quot;,\&quot;author\&quot;:true,\&quot;year\&quot;:true,\&quot;prefix\&quot;:\&quot;\&quot;,\&quot;suffix\&quot;:\&quot;\&quot;}],\&quot;position\&quot;:\&quot;body\&quot;}&quot;"/>
    <we:property name="cit:_1204857944" value="&quot;{\&quot;docs\&quot;:[{\&quot;id\&quot;:\&quot;doc:5bbdba00e4b06918880955c3\&quot;,\&quot;pageReplace\&quot;:\&quot;\&quot;,\&quot;author\&quot;:true,\&quot;year\&quot;:true,\&quot;prefix\&quot;:\&quot;\&quot;,\&quot;suffix\&quot;:\&quot;\&quot;}],\&quot;position\&quot;:\&quot;body\&quot;}&quot;"/>
    <we:property name="cit:_1022009006" value="&quot;{\&quot;docs\&quot;:[{\&quot;id\&quot;:\&quot;doc:5bbdba00e4b06918880955c3\&quot;,\&quot;pageReplace\&quot;:\&quot;\&quot;,\&quot;author\&quot;:true,\&quot;year\&quot;:true,\&quot;prefix\&quot;:\&quot;\&quot;,\&quot;suffix\&quot;:\&quot;\&quot;}],\&quot;position\&quot;:\&quot;body\&quot;}&quot;"/>
    <we:property name="cit:828559194" value="&quot;{\&quot;docs\&quot;:[{\&quot;id\&quot;:\&quot;doc:5bdb29e3e4b0afdabde30428\&quot;,\&quot;pageReplace\&quot;:\&quot;\&quot;,\&quot;author\&quot;:true,\&quot;year\&quot;:true,\&quot;prefix\&quot;:\&quot;\&quot;,\&quot;suffix\&quot;:\&quot;\&quot;}],\&quot;position\&quot;:\&quot;body\&quot;}&quot;"/>
    <we:property name="cit:806587145" value="&quot;{\&quot;docs\&quot;:[{\&quot;id\&quot;:\&quot;doc:5bbdba7de4b06de0cf53b169\&quot;,\&quot;pageReplace\&quot;:\&quot;\&quot;,\&quot;author\&quot;:true,\&quot;year\&quot;:true,\&quot;prefix\&quot;:\&quot;\&quot;,\&quot;suffix\&quot;:\&quot;\&quot;}],\&quot;position\&quot;:\&quot;body\&quot;}&quot;"/>
    <we:property name="cit:731666547" value="&quot;{\&quot;docs\&quot;:[{\&quot;id\&quot;:\&quot;doc:5bdec881e4b069b454d8645d\&quot;,\&quot;pageReplace\&quot;:\&quot;\&quot;,\&quot;author\&quot;:true,\&quot;year\&quot;:true,\&quot;prefix\&quot;:\&quot;\&quot;,\&quot;suffix\&quot;:\&quot;\&quot;}],\&quot;position\&quot;:\&quot;body\&quot;}&quot;"/>
    <we:property name="cit:319626686" value="&quot;{\&quot;docs\&quot;:[{\&quot;id\&quot;:\&quot;doc:5bdecfcbe4b0f02deeb8979b\&quot;,\&quot;pageReplace\&quot;:\&quot;\&quot;,\&quot;author\&quot;:true,\&quot;year\&quot;:true,\&quot;prefix\&quot;:\&quot;\&quot;,\&quot;suffix\&quot;:\&quot;\&quot;}],\&quot;position\&quot;:\&quot;body\&quot;}&quot;"/>
    <we:property name="cit:297187790" value="&quot;{\&quot;docs\&quot;:[{\&quot;id\&quot;:\&quot;doc:5bdecfcbe4b0f02deeb8979b\&quot;,\&quot;pageReplace\&quot;:\&quot;\&quot;,\&quot;author\&quot;:true,\&quot;year\&quot;:true,\&quot;prefix\&quot;:\&quot;\&quot;,\&quot;suffix\&quot;:\&quot;\&quot;}],\&quot;position\&quot;:\&quot;body\&quot;}&quot;"/>
    <we:property name="cit:1670908060" value="&quot;{\&quot;docs\&quot;:[{\&quot;id\&quot;:\&quot;doc:5bbdba00e4b06918880955c3\&quot;,\&quot;pageReplace\&quot;:\&quot;\&quot;,\&quot;author\&quot;:true,\&quot;year\&quot;:true,\&quot;prefix\&quot;:\&quot;\&quot;,\&quot;suffix\&quot;:\&quot;\&quot;}],\&quot;position\&quot;:\&quot;body\&quot;}&quot;"/>
    <we:property name="cit:1366258131" value="&quot;{\&quot;docs\&quot;:[{\&quot;id\&quot;:\&quot;doc:5bbdba7de4b06de0cf53b169\&quot;,\&quot;pageReplace\&quot;:\&quot;\&quot;,\&quot;author\&quot;:true,\&quot;year\&quot;:true,\&quot;prefix\&quot;:\&quot;\&quot;,\&quot;suffix\&quot;:\&quot;\&quot;}],\&quot;position\&quot;:\&quot;body\&quot;}&quot;"/>
    <we:property name="cit:1186178860" value="&quot;{\&quot;docs\&quot;:[{\&quot;id\&quot;:\&quot;doc:5bbdbd1ce4b019e9bad669c2\&quot;,\&quot;pageReplace\&quot;:\&quot;\&quot;,\&quot;author\&quot;:true,\&quot;year\&quot;:true,\&quot;prefix\&quot;:\&quot;\&quot;,\&quot;suffix\&quot;:\&quot;\&quot;}],\&quot;position\&quot;:\&quot;body\&quot;}&quot;"/>
    <we:property name="cit:1049119994" value="&quot;{\&quot;docs\&quot;:[{\&quot;id\&quot;:\&quot;doc:5bbdba00e4b06918880955c3\&quot;,\&quot;pageReplace\&quot;:\&quot;\&quot;,\&quot;author\&quot;:true,\&quot;year\&quot;:true,\&quot;prefix\&quot;:\&quot;\&quot;,\&quot;suffix\&quot;:\&quot;\&quot;}],\&quot;position\&quot;:\&quot;body\&quot;}&quot;"/>
    <we:property name="biblioId" value="-1051913216"/>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26465F9A-A64F-4E5B-B992-B05C8D711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23001</Words>
  <Characters>186309</Characters>
  <Application>Microsoft Office Word</Application>
  <DocSecurity>4</DocSecurity>
  <Lines>1552</Lines>
  <Paragraphs>417</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1. Johdo</vt:lpstr>
      <vt:lpstr>1. Johdo</vt:lpstr>
    </vt:vector>
  </TitlesOfParts>
  <Company/>
  <LinksUpToDate>false</LinksUpToDate>
  <CharactersWithSpaces>208893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Johdo</dc:title>
  <dc:subject>ALA TKSTI</dc:subject>
  <dc:creator>Konsta</dc:creator>
  <cp:keywords/>
  <dc:description/>
  <cp:lastModifiedBy>Pelin, Katarina B</cp:lastModifiedBy>
  <cp:revision>2</cp:revision>
  <cp:lastPrinted>2018-12-17T20:30:00Z</cp:lastPrinted>
  <dcterms:created xsi:type="dcterms:W3CDTF">2018-12-19T14:09:00Z</dcterms:created>
  <dcterms:modified xsi:type="dcterms:W3CDTF">2018-12-19T14:09:00Z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http://www.zotero.org/styles/cell</vt:lpwstr>
  </property>
  <property fmtid="{D5CDD505-2E9C-101B-9397-08002B2CF9AE}" pid="7" name="Mendeley Recent Style Name 2_1">
    <vt:lpwstr>Cell</vt:lpwstr>
  </property>
  <property fmtid="{D5CDD505-2E9C-101B-9397-08002B2CF9AE}" pid="8" name="Mendeley Recent Style Id 3_1">
    <vt:lpwstr>http://csl.mendeley.com/styles/531138941/cell</vt:lpwstr>
  </property>
  <property fmtid="{D5CDD505-2E9C-101B-9397-08002B2CF9AE}" pid="9" name="Mendeley Recent Style Name 3_1">
    <vt:lpwstr>Cell - Konsta Karttunen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b6110c76-4cd8-329f-98e5-dae3d21b7c8e</vt:lpwstr>
  </property>
  <property fmtid="{D5CDD505-2E9C-101B-9397-08002B2CF9AE}" pid="24" name="Mendeley Citation Style_1">
    <vt:lpwstr>http://csl.mendeley.com/styles/531138941/cell</vt:lpwstr>
  </property>
</Properties>
</file>